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584C" w:rsidRDefault="00A2584C">
      <w:pPr>
        <w:spacing w:before="480"/>
        <w:jc w:val="center"/>
        <w:rPr>
          <w:b/>
          <w:sz w:val="56"/>
          <w:szCs w:val="56"/>
        </w:rPr>
      </w:pPr>
    </w:p>
    <w:p w14:paraId="00000002" w14:textId="77777777" w:rsidR="00A2584C" w:rsidRDefault="00A2584C">
      <w:pPr>
        <w:spacing w:before="480"/>
        <w:jc w:val="center"/>
        <w:rPr>
          <w:b/>
          <w:sz w:val="56"/>
          <w:szCs w:val="56"/>
        </w:rPr>
      </w:pPr>
    </w:p>
    <w:p w14:paraId="00000003" w14:textId="77777777" w:rsidR="00A2584C" w:rsidRDefault="00A2584C">
      <w:pPr>
        <w:spacing w:before="480"/>
        <w:jc w:val="center"/>
        <w:rPr>
          <w:b/>
          <w:sz w:val="56"/>
          <w:szCs w:val="56"/>
        </w:rPr>
      </w:pPr>
    </w:p>
    <w:p w14:paraId="00000004" w14:textId="77777777" w:rsidR="00A2584C" w:rsidRDefault="00000000">
      <w:pPr>
        <w:spacing w:before="480"/>
        <w:jc w:val="center"/>
      </w:pPr>
      <w:r>
        <w:rPr>
          <w:b/>
          <w:sz w:val="56"/>
          <w:szCs w:val="56"/>
        </w:rPr>
        <w:t>Thinh Nguyen</w:t>
      </w:r>
      <w:r>
        <w:rPr>
          <w:b/>
          <w:sz w:val="56"/>
          <w:szCs w:val="56"/>
        </w:rPr>
        <w:br/>
        <w:t>Senior Project Proposal</w:t>
      </w:r>
      <w:r>
        <w:rPr>
          <w:b/>
          <w:sz w:val="56"/>
          <w:szCs w:val="56"/>
        </w:rPr>
        <w:br/>
      </w:r>
      <w:proofErr w:type="spellStart"/>
      <w:r>
        <w:rPr>
          <w:b/>
          <w:sz w:val="56"/>
          <w:szCs w:val="56"/>
        </w:rPr>
        <w:t>ChurnPredict</w:t>
      </w:r>
      <w:proofErr w:type="spellEnd"/>
      <w:r>
        <w:rPr>
          <w:b/>
        </w:rPr>
        <w:br/>
      </w:r>
      <w:r>
        <w:t xml:space="preserve"> Section: Maria Webb</w:t>
      </w:r>
    </w:p>
    <w:p w14:paraId="00000005" w14:textId="77777777" w:rsidR="00A2584C" w:rsidRDefault="00000000">
      <w:pPr>
        <w:spacing w:before="240" w:after="240"/>
        <w:jc w:val="center"/>
      </w:pPr>
      <w:r>
        <w:t>Sept 11, 2025</w:t>
      </w:r>
    </w:p>
    <w:p w14:paraId="00000006" w14:textId="77777777" w:rsidR="00A2584C" w:rsidRDefault="00A2584C">
      <w:pPr>
        <w:pStyle w:val="Heading1"/>
        <w:keepNext w:val="0"/>
        <w:keepLines w:val="0"/>
        <w:spacing w:before="480"/>
        <w:jc w:val="center"/>
        <w:rPr>
          <w:b/>
        </w:rPr>
      </w:pPr>
      <w:bookmarkStart w:id="0" w:name="_o6i7nr6m6av7" w:colFirst="0" w:colLast="0"/>
      <w:bookmarkEnd w:id="0"/>
    </w:p>
    <w:p w14:paraId="00000007" w14:textId="77777777" w:rsidR="00A2584C" w:rsidRDefault="00A2584C">
      <w:pPr>
        <w:spacing w:before="240" w:after="240"/>
      </w:pPr>
    </w:p>
    <w:p w14:paraId="00000008" w14:textId="77777777" w:rsidR="00A2584C" w:rsidRDefault="00000000">
      <w:pPr>
        <w:pStyle w:val="Heading2"/>
        <w:keepNext w:val="0"/>
        <w:keepLines w:val="0"/>
        <w:spacing w:after="80"/>
        <w:rPr>
          <w:b/>
          <w:sz w:val="34"/>
          <w:szCs w:val="34"/>
        </w:rPr>
      </w:pPr>
      <w:bookmarkStart w:id="1" w:name="_w4z3t6h4je21" w:colFirst="0" w:colLast="0"/>
      <w:bookmarkEnd w:id="1"/>
      <w:r>
        <w:br w:type="page"/>
      </w:r>
    </w:p>
    <w:p w14:paraId="00000009" w14:textId="77777777" w:rsidR="00A2584C" w:rsidRDefault="00000000">
      <w:pPr>
        <w:pStyle w:val="Heading2"/>
        <w:keepNext w:val="0"/>
        <w:keepLines w:val="0"/>
        <w:spacing w:after="80" w:line="480" w:lineRule="auto"/>
        <w:jc w:val="center"/>
        <w:rPr>
          <w:sz w:val="28"/>
          <w:szCs w:val="28"/>
        </w:rPr>
      </w:pPr>
      <w:bookmarkStart w:id="2" w:name="_9bhrixdillwt" w:colFirst="0" w:colLast="0"/>
      <w:bookmarkEnd w:id="2"/>
      <w:r>
        <w:rPr>
          <w:b/>
          <w:sz w:val="48"/>
          <w:szCs w:val="48"/>
        </w:rPr>
        <w:lastRenderedPageBreak/>
        <w:t>Table of Contents</w:t>
      </w:r>
    </w:p>
    <w:sdt>
      <w:sdtPr>
        <w:id w:val="84353757"/>
        <w:docPartObj>
          <w:docPartGallery w:val="Table of Contents"/>
          <w:docPartUnique/>
        </w:docPartObj>
      </w:sdtPr>
      <w:sdtContent>
        <w:commentRangeStart w:id="3" w:displacedByCustomXml="prev"/>
        <w:p w14:paraId="0000000A" w14:textId="77777777" w:rsidR="00A2584C" w:rsidRDefault="00000000">
          <w:pPr>
            <w:widowControl w:val="0"/>
            <w:tabs>
              <w:tab w:val="right" w:pos="12000"/>
            </w:tabs>
            <w:spacing w:before="60" w:line="480" w:lineRule="auto"/>
            <w:ind w:left="360"/>
            <w:rPr>
              <w:color w:val="000000"/>
              <w:sz w:val="28"/>
              <w:szCs w:val="28"/>
            </w:rPr>
          </w:pPr>
          <w:r>
            <w:fldChar w:fldCharType="begin"/>
          </w:r>
          <w:r>
            <w:instrText xml:space="preserve"> TOC \h \u \z \t "Heading 1,1,Heading 2,2,Heading 3,3,Heading 4,4,Heading 5,5,Heading 6,6,"</w:instrText>
          </w:r>
          <w:r>
            <w:fldChar w:fldCharType="separate"/>
          </w:r>
          <w:hyperlink w:anchor="_9bhrixdillwt">
            <w:r w:rsidR="00A2584C">
              <w:rPr>
                <w:color w:val="000000"/>
                <w:sz w:val="28"/>
                <w:szCs w:val="28"/>
              </w:rPr>
              <w:t>Table of Contents</w:t>
            </w:r>
            <w:r w:rsidR="00A2584C">
              <w:rPr>
                <w:color w:val="000000"/>
                <w:sz w:val="28"/>
                <w:szCs w:val="28"/>
              </w:rPr>
              <w:tab/>
              <w:t>2</w:t>
            </w:r>
          </w:hyperlink>
        </w:p>
        <w:p w14:paraId="0000000B" w14:textId="77777777" w:rsidR="00A2584C" w:rsidRDefault="00A2584C">
          <w:pPr>
            <w:widowControl w:val="0"/>
            <w:tabs>
              <w:tab w:val="right" w:pos="12000"/>
            </w:tabs>
            <w:spacing w:before="60" w:line="480" w:lineRule="auto"/>
            <w:ind w:left="360"/>
            <w:rPr>
              <w:color w:val="000000"/>
              <w:sz w:val="28"/>
              <w:szCs w:val="28"/>
            </w:rPr>
          </w:pPr>
          <w:hyperlink w:anchor="_7z9yghhprw1v">
            <w:r>
              <w:rPr>
                <w:color w:val="000000"/>
                <w:sz w:val="28"/>
                <w:szCs w:val="28"/>
              </w:rPr>
              <w:t>Project Summary</w:t>
            </w:r>
            <w:r>
              <w:rPr>
                <w:color w:val="000000"/>
                <w:sz w:val="28"/>
                <w:szCs w:val="28"/>
              </w:rPr>
              <w:tab/>
              <w:t>3</w:t>
            </w:r>
          </w:hyperlink>
        </w:p>
        <w:p w14:paraId="0000000C" w14:textId="77777777" w:rsidR="00A2584C" w:rsidRDefault="00A2584C">
          <w:pPr>
            <w:widowControl w:val="0"/>
            <w:tabs>
              <w:tab w:val="right" w:pos="12000"/>
            </w:tabs>
            <w:spacing w:before="60" w:line="480" w:lineRule="auto"/>
            <w:ind w:left="360"/>
            <w:rPr>
              <w:color w:val="000000"/>
              <w:sz w:val="28"/>
              <w:szCs w:val="28"/>
            </w:rPr>
          </w:pPr>
          <w:hyperlink w:anchor="_nvkkgvtdy4dz">
            <w:r>
              <w:rPr>
                <w:color w:val="000000"/>
                <w:sz w:val="28"/>
                <w:szCs w:val="28"/>
              </w:rPr>
              <w:t>Significance</w:t>
            </w:r>
            <w:r>
              <w:rPr>
                <w:color w:val="000000"/>
                <w:sz w:val="28"/>
                <w:szCs w:val="28"/>
              </w:rPr>
              <w:tab/>
              <w:t>3</w:t>
            </w:r>
          </w:hyperlink>
        </w:p>
        <w:p w14:paraId="0000000D" w14:textId="77777777" w:rsidR="00A2584C" w:rsidRDefault="00A2584C">
          <w:pPr>
            <w:widowControl w:val="0"/>
            <w:tabs>
              <w:tab w:val="right" w:pos="12000"/>
            </w:tabs>
            <w:spacing w:before="60" w:line="480" w:lineRule="auto"/>
            <w:ind w:left="360"/>
            <w:rPr>
              <w:color w:val="000000"/>
              <w:sz w:val="28"/>
              <w:szCs w:val="28"/>
            </w:rPr>
          </w:pPr>
          <w:hyperlink w:anchor="_ja03ggj7i0kq">
            <w:r>
              <w:rPr>
                <w:color w:val="000000"/>
                <w:sz w:val="28"/>
                <w:szCs w:val="28"/>
              </w:rPr>
              <w:t>Required Tools &amp; Availability</w:t>
            </w:r>
            <w:r>
              <w:rPr>
                <w:color w:val="000000"/>
                <w:sz w:val="28"/>
                <w:szCs w:val="28"/>
              </w:rPr>
              <w:tab/>
              <w:t>3</w:t>
            </w:r>
          </w:hyperlink>
        </w:p>
        <w:p w14:paraId="0000000E" w14:textId="77777777" w:rsidR="00A2584C" w:rsidRDefault="00A2584C">
          <w:pPr>
            <w:widowControl w:val="0"/>
            <w:tabs>
              <w:tab w:val="right" w:pos="12000"/>
            </w:tabs>
            <w:spacing w:before="60" w:line="480" w:lineRule="auto"/>
            <w:ind w:left="360"/>
            <w:rPr>
              <w:color w:val="000000"/>
              <w:sz w:val="28"/>
              <w:szCs w:val="28"/>
            </w:rPr>
          </w:pPr>
          <w:hyperlink w:anchor="_cp66ltvtucaj">
            <w:r>
              <w:rPr>
                <w:color w:val="000000"/>
                <w:sz w:val="28"/>
                <w:szCs w:val="28"/>
              </w:rPr>
              <w:t>Demonstration Plans</w:t>
            </w:r>
            <w:r>
              <w:rPr>
                <w:color w:val="000000"/>
                <w:sz w:val="28"/>
                <w:szCs w:val="28"/>
              </w:rPr>
              <w:tab/>
              <w:t>4</w:t>
            </w:r>
          </w:hyperlink>
        </w:p>
        <w:p w14:paraId="0000000F" w14:textId="77777777" w:rsidR="00A2584C" w:rsidRDefault="00A2584C">
          <w:pPr>
            <w:widowControl w:val="0"/>
            <w:tabs>
              <w:tab w:val="right" w:pos="12000"/>
            </w:tabs>
            <w:spacing w:before="60" w:line="480" w:lineRule="auto"/>
            <w:ind w:left="360"/>
            <w:rPr>
              <w:color w:val="000000"/>
              <w:sz w:val="28"/>
              <w:szCs w:val="28"/>
            </w:rPr>
          </w:pPr>
          <w:hyperlink w:anchor="_ijo0qaw5s753">
            <w:r>
              <w:rPr>
                <w:color w:val="000000"/>
                <w:sz w:val="28"/>
                <w:szCs w:val="28"/>
              </w:rPr>
              <w:t>Qualifications</w:t>
            </w:r>
            <w:r>
              <w:rPr>
                <w:color w:val="000000"/>
                <w:sz w:val="28"/>
                <w:szCs w:val="28"/>
              </w:rPr>
              <w:tab/>
              <w:t>4</w:t>
            </w:r>
          </w:hyperlink>
        </w:p>
        <w:p w14:paraId="00000010" w14:textId="77777777" w:rsidR="00A2584C" w:rsidRDefault="00A2584C">
          <w:pPr>
            <w:widowControl w:val="0"/>
            <w:tabs>
              <w:tab w:val="right" w:pos="12000"/>
            </w:tabs>
            <w:spacing w:before="60" w:line="480" w:lineRule="auto"/>
            <w:ind w:left="360"/>
            <w:rPr>
              <w:color w:val="000000"/>
              <w:sz w:val="28"/>
              <w:szCs w:val="28"/>
            </w:rPr>
          </w:pPr>
          <w:hyperlink w:anchor="_xv3sv76sfr19">
            <w:r>
              <w:rPr>
                <w:color w:val="000000"/>
                <w:sz w:val="28"/>
                <w:szCs w:val="28"/>
              </w:rPr>
              <w:t>Project Specifications</w:t>
            </w:r>
            <w:r>
              <w:rPr>
                <w:color w:val="000000"/>
                <w:sz w:val="28"/>
                <w:szCs w:val="28"/>
              </w:rPr>
              <w:tab/>
              <w:t>4</w:t>
            </w:r>
          </w:hyperlink>
        </w:p>
        <w:p w14:paraId="00000011" w14:textId="77777777" w:rsidR="00A2584C" w:rsidRDefault="00A2584C">
          <w:pPr>
            <w:widowControl w:val="0"/>
            <w:tabs>
              <w:tab w:val="right" w:pos="12000"/>
            </w:tabs>
            <w:spacing w:before="60" w:line="480" w:lineRule="auto"/>
            <w:ind w:left="720"/>
            <w:rPr>
              <w:color w:val="000000"/>
              <w:sz w:val="28"/>
              <w:szCs w:val="28"/>
            </w:rPr>
          </w:pPr>
          <w:hyperlink w:anchor="_38il5yc2bnpr">
            <w:r>
              <w:rPr>
                <w:color w:val="000000"/>
                <w:sz w:val="28"/>
                <w:szCs w:val="28"/>
              </w:rPr>
              <w:t>Functional Specification</w:t>
            </w:r>
            <w:r>
              <w:rPr>
                <w:color w:val="000000"/>
                <w:sz w:val="28"/>
                <w:szCs w:val="28"/>
              </w:rPr>
              <w:tab/>
              <w:t>4</w:t>
            </w:r>
          </w:hyperlink>
        </w:p>
        <w:p w14:paraId="00000012" w14:textId="77777777" w:rsidR="00A2584C" w:rsidRDefault="00A2584C">
          <w:pPr>
            <w:widowControl w:val="0"/>
            <w:tabs>
              <w:tab w:val="right" w:pos="12000"/>
            </w:tabs>
            <w:spacing w:before="60" w:line="480" w:lineRule="auto"/>
            <w:ind w:left="720"/>
            <w:rPr>
              <w:color w:val="000000"/>
              <w:sz w:val="28"/>
              <w:szCs w:val="28"/>
            </w:rPr>
          </w:pPr>
          <w:hyperlink w:anchor="_1833ibi5lcps">
            <w:r>
              <w:rPr>
                <w:color w:val="000000"/>
                <w:sz w:val="28"/>
                <w:szCs w:val="28"/>
              </w:rPr>
              <w:t>User Interface Specification</w:t>
            </w:r>
            <w:r>
              <w:rPr>
                <w:color w:val="000000"/>
                <w:sz w:val="28"/>
                <w:szCs w:val="28"/>
              </w:rPr>
              <w:tab/>
              <w:t>5</w:t>
            </w:r>
          </w:hyperlink>
        </w:p>
        <w:p w14:paraId="00000013" w14:textId="77777777" w:rsidR="00A2584C" w:rsidRDefault="00A2584C">
          <w:pPr>
            <w:widowControl w:val="0"/>
            <w:tabs>
              <w:tab w:val="right" w:pos="12000"/>
            </w:tabs>
            <w:spacing w:before="60" w:line="480" w:lineRule="auto"/>
            <w:ind w:left="720"/>
            <w:rPr>
              <w:color w:val="000000"/>
              <w:sz w:val="28"/>
              <w:szCs w:val="28"/>
            </w:rPr>
          </w:pPr>
          <w:hyperlink w:anchor="_7z96cbmxq0x0">
            <w:r>
              <w:rPr>
                <w:color w:val="000000"/>
                <w:sz w:val="28"/>
                <w:szCs w:val="28"/>
              </w:rPr>
              <w:t>Technical Details</w:t>
            </w:r>
            <w:r>
              <w:rPr>
                <w:color w:val="000000"/>
                <w:sz w:val="28"/>
                <w:szCs w:val="28"/>
              </w:rPr>
              <w:tab/>
              <w:t>6</w:t>
            </w:r>
          </w:hyperlink>
        </w:p>
        <w:p w14:paraId="00000014" w14:textId="77777777" w:rsidR="00A2584C" w:rsidRDefault="00A2584C">
          <w:pPr>
            <w:widowControl w:val="0"/>
            <w:tabs>
              <w:tab w:val="right" w:pos="12000"/>
            </w:tabs>
            <w:spacing w:before="60" w:line="480" w:lineRule="auto"/>
            <w:ind w:left="360"/>
            <w:rPr>
              <w:color w:val="000000"/>
              <w:sz w:val="28"/>
              <w:szCs w:val="28"/>
            </w:rPr>
          </w:pPr>
          <w:hyperlink w:anchor="_ivl9mgrtgxfa">
            <w:r>
              <w:rPr>
                <w:color w:val="000000"/>
                <w:sz w:val="28"/>
                <w:szCs w:val="28"/>
              </w:rPr>
              <w:t>Timeline</w:t>
            </w:r>
            <w:r>
              <w:rPr>
                <w:color w:val="000000"/>
                <w:sz w:val="28"/>
                <w:szCs w:val="28"/>
              </w:rPr>
              <w:tab/>
              <w:t>7</w:t>
            </w:r>
          </w:hyperlink>
        </w:p>
        <w:p w14:paraId="00000015" w14:textId="77777777" w:rsidR="00A2584C" w:rsidRDefault="00A2584C">
          <w:pPr>
            <w:widowControl w:val="0"/>
            <w:tabs>
              <w:tab w:val="right" w:pos="12000"/>
            </w:tabs>
            <w:spacing w:before="60" w:line="480" w:lineRule="auto"/>
            <w:ind w:left="720"/>
            <w:rPr>
              <w:color w:val="000000"/>
              <w:sz w:val="28"/>
              <w:szCs w:val="28"/>
            </w:rPr>
          </w:pPr>
          <w:hyperlink w:anchor="_4nf2tw9t7ias">
            <w:r>
              <w:rPr>
                <w:color w:val="000000"/>
                <w:sz w:val="28"/>
                <w:szCs w:val="28"/>
              </w:rPr>
              <w:t>Checkpoint 1 (September 11): Data Foundation &amp; Model Validation</w:t>
            </w:r>
            <w:r>
              <w:rPr>
                <w:color w:val="000000"/>
                <w:sz w:val="28"/>
                <w:szCs w:val="28"/>
              </w:rPr>
              <w:tab/>
              <w:t>7</w:t>
            </w:r>
          </w:hyperlink>
        </w:p>
        <w:p w14:paraId="00000016" w14:textId="77777777" w:rsidR="00A2584C" w:rsidRDefault="00A2584C">
          <w:pPr>
            <w:widowControl w:val="0"/>
            <w:tabs>
              <w:tab w:val="right" w:pos="12000"/>
            </w:tabs>
            <w:spacing w:before="60" w:line="480" w:lineRule="auto"/>
            <w:ind w:left="720"/>
            <w:rPr>
              <w:color w:val="000000"/>
              <w:sz w:val="28"/>
              <w:szCs w:val="28"/>
            </w:rPr>
          </w:pPr>
          <w:hyperlink w:anchor="_fuqirkjsz485">
            <w:r>
              <w:rPr>
                <w:color w:val="000000"/>
                <w:sz w:val="28"/>
                <w:szCs w:val="28"/>
              </w:rPr>
              <w:t>Checkpoint 2 (October 2): Model Performance &amp; Basic Interface</w:t>
            </w:r>
            <w:r>
              <w:rPr>
                <w:color w:val="000000"/>
                <w:sz w:val="28"/>
                <w:szCs w:val="28"/>
              </w:rPr>
              <w:tab/>
              <w:t>7</w:t>
            </w:r>
          </w:hyperlink>
        </w:p>
        <w:p w14:paraId="00000017" w14:textId="77777777" w:rsidR="00A2584C" w:rsidRDefault="00A2584C">
          <w:pPr>
            <w:widowControl w:val="0"/>
            <w:tabs>
              <w:tab w:val="right" w:pos="12000"/>
            </w:tabs>
            <w:spacing w:before="60" w:line="480" w:lineRule="auto"/>
            <w:ind w:left="720"/>
            <w:rPr>
              <w:color w:val="000000"/>
              <w:sz w:val="28"/>
              <w:szCs w:val="28"/>
            </w:rPr>
          </w:pPr>
          <w:hyperlink w:anchor="_dgouzgw3ndsx">
            <w:r>
              <w:rPr>
                <w:color w:val="000000"/>
                <w:sz w:val="28"/>
                <w:szCs w:val="28"/>
              </w:rPr>
              <w:t>Checkpoint 3 (October 30): Enhanced Interface with Visualizations</w:t>
            </w:r>
            <w:r>
              <w:rPr>
                <w:color w:val="000000"/>
                <w:sz w:val="28"/>
                <w:szCs w:val="28"/>
              </w:rPr>
              <w:tab/>
              <w:t>7</w:t>
            </w:r>
          </w:hyperlink>
        </w:p>
        <w:p w14:paraId="00000018" w14:textId="77777777" w:rsidR="00A2584C" w:rsidRDefault="00A2584C">
          <w:pPr>
            <w:widowControl w:val="0"/>
            <w:tabs>
              <w:tab w:val="right" w:pos="12000"/>
            </w:tabs>
            <w:spacing w:before="60" w:line="480" w:lineRule="auto"/>
            <w:ind w:left="720"/>
            <w:rPr>
              <w:color w:val="000000"/>
              <w:sz w:val="28"/>
              <w:szCs w:val="28"/>
            </w:rPr>
          </w:pPr>
          <w:hyperlink w:anchor="_nf1md9uxnts8">
            <w:r>
              <w:rPr>
                <w:color w:val="000000"/>
                <w:sz w:val="28"/>
                <w:szCs w:val="28"/>
              </w:rPr>
              <w:t>Checkpoint 4 (December 5): Polished Final Application</w:t>
            </w:r>
            <w:r>
              <w:rPr>
                <w:color w:val="000000"/>
                <w:sz w:val="28"/>
                <w:szCs w:val="28"/>
              </w:rPr>
              <w:tab/>
              <w:t>8</w:t>
            </w:r>
          </w:hyperlink>
        </w:p>
        <w:p w14:paraId="00000019" w14:textId="77777777" w:rsidR="00A2584C" w:rsidRDefault="00A2584C">
          <w:pPr>
            <w:widowControl w:val="0"/>
            <w:tabs>
              <w:tab w:val="right" w:pos="12000"/>
            </w:tabs>
            <w:spacing w:before="60" w:line="480" w:lineRule="auto"/>
            <w:ind w:left="360"/>
            <w:rPr>
              <w:color w:val="000000"/>
              <w:sz w:val="28"/>
              <w:szCs w:val="28"/>
            </w:rPr>
          </w:pPr>
          <w:hyperlink w:anchor="_n9nlv9d39rgm">
            <w:r>
              <w:rPr>
                <w:color w:val="000000"/>
                <w:sz w:val="28"/>
                <w:szCs w:val="28"/>
              </w:rPr>
              <w:t>Future Enhancements</w:t>
            </w:r>
            <w:r>
              <w:rPr>
                <w:color w:val="000000"/>
                <w:sz w:val="28"/>
                <w:szCs w:val="28"/>
              </w:rPr>
              <w:tab/>
              <w:t>8</w:t>
            </w:r>
          </w:hyperlink>
        </w:p>
        <w:p w14:paraId="0000001A" w14:textId="77777777" w:rsidR="00A2584C" w:rsidRDefault="00A2584C">
          <w:pPr>
            <w:widowControl w:val="0"/>
            <w:tabs>
              <w:tab w:val="right" w:pos="12000"/>
            </w:tabs>
            <w:spacing w:before="60" w:line="480" w:lineRule="auto"/>
            <w:ind w:left="360"/>
            <w:rPr>
              <w:color w:val="000000"/>
            </w:rPr>
          </w:pPr>
          <w:hyperlink w:anchor="_iicenfq2cbwl">
            <w:r>
              <w:rPr>
                <w:color w:val="000000"/>
                <w:sz w:val="28"/>
                <w:szCs w:val="28"/>
              </w:rPr>
              <w:t>Bibliography</w:t>
            </w:r>
            <w:r>
              <w:rPr>
                <w:color w:val="000000"/>
                <w:sz w:val="28"/>
                <w:szCs w:val="28"/>
              </w:rPr>
              <w:tab/>
              <w:t>8</w:t>
            </w:r>
          </w:hyperlink>
          <w:r w:rsidR="00000000">
            <w:fldChar w:fldCharType="end"/>
          </w:r>
          <w:commentRangeEnd w:id="3"/>
          <w:r w:rsidR="00EB5A08">
            <w:rPr>
              <w:rStyle w:val="CommentReference"/>
            </w:rPr>
            <w:commentReference w:id="3"/>
          </w:r>
        </w:p>
      </w:sdtContent>
    </w:sdt>
    <w:p w14:paraId="0000001B" w14:textId="77777777" w:rsidR="00A2584C" w:rsidRDefault="00A2584C">
      <w:pPr>
        <w:spacing w:before="240" w:after="240"/>
      </w:pPr>
    </w:p>
    <w:p w14:paraId="0000001C" w14:textId="77777777" w:rsidR="00A2584C" w:rsidRDefault="00000000">
      <w:pPr>
        <w:pStyle w:val="Heading2"/>
        <w:keepNext w:val="0"/>
        <w:keepLines w:val="0"/>
        <w:spacing w:after="80"/>
        <w:rPr>
          <w:b/>
          <w:sz w:val="34"/>
          <w:szCs w:val="34"/>
        </w:rPr>
      </w:pPr>
      <w:bookmarkStart w:id="4" w:name="_7z9yghhprw1v" w:colFirst="0" w:colLast="0"/>
      <w:bookmarkEnd w:id="4"/>
      <w:r>
        <w:rPr>
          <w:b/>
          <w:sz w:val="34"/>
          <w:szCs w:val="34"/>
        </w:rPr>
        <w:lastRenderedPageBreak/>
        <w:t>Project Summary</w:t>
      </w:r>
    </w:p>
    <w:p w14:paraId="0000001D" w14:textId="77777777" w:rsidR="00A2584C" w:rsidRDefault="00000000">
      <w:pPr>
        <w:spacing w:before="240" w:after="240"/>
      </w:pPr>
      <w:r>
        <w:t>Customer churn costs financial institutions significantly more than client retention, yet most prediction methods require technical expertise that limits their practical use by decision-makers.</w:t>
      </w:r>
    </w:p>
    <w:p w14:paraId="0000001E" w14:textId="77777777" w:rsidR="00A2584C" w:rsidRDefault="00000000">
      <w:pPr>
        <w:spacing w:before="240" w:after="240"/>
      </w:pPr>
      <w:proofErr w:type="spellStart"/>
      <w:r>
        <w:t>ChurnPredict</w:t>
      </w:r>
      <w:proofErr w:type="spellEnd"/>
      <w:r>
        <w:t xml:space="preserve"> solves this by providing an accessible web platform for churn prediction. Users input customer demographics, geography, credit scores, account balances, and activity levels to receive instant predictions. The backend uses ensemble methods including AdaBoost, Gradient Boosting, </w:t>
      </w:r>
      <w:proofErr w:type="spellStart"/>
      <w:r>
        <w:t>LightGBM</w:t>
      </w:r>
      <w:proofErr w:type="spellEnd"/>
      <w:r>
        <w:t xml:space="preserve">, and </w:t>
      </w:r>
      <w:proofErr w:type="spellStart"/>
      <w:r>
        <w:t>CatBoost</w:t>
      </w:r>
      <w:proofErr w:type="spellEnd"/>
      <w:r>
        <w:t>, with SMOTE addressing class imbalance for improved accuracy.</w:t>
      </w:r>
    </w:p>
    <w:p w14:paraId="0000001F" w14:textId="77777777" w:rsidR="00A2584C" w:rsidRDefault="00000000">
      <w:pPr>
        <w:spacing w:before="240" w:after="240"/>
      </w:pPr>
      <w:r>
        <w:t>The platform delivers more than binary predictions. It provides probability scores, identifies key influencing factors, and suggests retention strategies. For instance, if churn risk stems from low engagement or unstable balances, the system flags these patterns and recommends specific actions.</w:t>
      </w:r>
    </w:p>
    <w:p w14:paraId="00000020" w14:textId="77777777" w:rsidR="00A2584C" w:rsidRDefault="00000000">
      <w:pPr>
        <w:pStyle w:val="Heading2"/>
        <w:keepNext w:val="0"/>
        <w:keepLines w:val="0"/>
        <w:spacing w:after="80"/>
        <w:rPr>
          <w:b/>
          <w:sz w:val="34"/>
          <w:szCs w:val="34"/>
        </w:rPr>
      </w:pPr>
      <w:bookmarkStart w:id="5" w:name="_nvkkgvtdy4dz" w:colFirst="0" w:colLast="0"/>
      <w:bookmarkEnd w:id="5"/>
      <w:r>
        <w:rPr>
          <w:b/>
          <w:sz w:val="34"/>
          <w:szCs w:val="34"/>
        </w:rPr>
        <w:t>Significance</w:t>
      </w:r>
    </w:p>
    <w:p w14:paraId="00000021" w14:textId="77777777" w:rsidR="00A2584C" w:rsidRDefault="00000000">
      <w:pPr>
        <w:spacing w:before="240" w:after="240"/>
      </w:pPr>
      <w:proofErr w:type="spellStart"/>
      <w:r>
        <w:t>ChurnPredict's</w:t>
      </w:r>
      <w:proofErr w:type="spellEnd"/>
      <w:r>
        <w:t xml:space="preserve"> value lies in democratizing advanced analytics. Financial analysts can prioritize high-risk accounts, managers can develop targeted strategies, and customers can understand their risk factors. The tool bridges the gap between complex machine learning models and practical business </w:t>
      </w:r>
      <w:proofErr w:type="gramStart"/>
      <w:r>
        <w:t>application</w:t>
      </w:r>
      <w:proofErr w:type="gramEnd"/>
      <w:r>
        <w:t>.</w:t>
      </w:r>
    </w:p>
    <w:p w14:paraId="00000022" w14:textId="77777777" w:rsidR="00A2584C" w:rsidRDefault="00000000">
      <w:pPr>
        <w:spacing w:before="240" w:after="240"/>
      </w:pPr>
      <w:r>
        <w:t xml:space="preserve">By combining robust predictive capabilities with an intuitive interface, </w:t>
      </w:r>
      <w:proofErr w:type="spellStart"/>
      <w:r>
        <w:t>ChurnPredict</w:t>
      </w:r>
      <w:proofErr w:type="spellEnd"/>
      <w:r>
        <w:t xml:space="preserve"> enables data-driven retention decisions across technical and non-technical users. This accessibility transforms advanced analytics from a specialized tool into a practical solution that reduces churn, improves customer satisfaction, and strengthens institutional loyalty.</w:t>
      </w:r>
    </w:p>
    <w:p w14:paraId="00000023" w14:textId="77777777" w:rsidR="00A2584C" w:rsidRDefault="00000000">
      <w:pPr>
        <w:spacing w:before="240" w:after="240"/>
      </w:pPr>
      <w:r>
        <w:t>The project's complexity encompasses data preprocessing, feature engineering, model training with cross-validation, ensemble method implementation, web interface development, and real-time prediction deployment. This demonstrates proficiency in the full machine learning pipeline from raw data to production application, skills essential for modern data science careers.</w:t>
      </w:r>
    </w:p>
    <w:p w14:paraId="00000024" w14:textId="77777777" w:rsidR="00A2584C" w:rsidRDefault="00000000">
      <w:pPr>
        <w:pStyle w:val="Heading2"/>
        <w:keepNext w:val="0"/>
        <w:keepLines w:val="0"/>
        <w:spacing w:after="80"/>
        <w:rPr>
          <w:b/>
          <w:sz w:val="34"/>
          <w:szCs w:val="34"/>
        </w:rPr>
      </w:pPr>
      <w:bookmarkStart w:id="6" w:name="_ja03ggj7i0kq" w:colFirst="0" w:colLast="0"/>
      <w:bookmarkEnd w:id="6"/>
      <w:r>
        <w:rPr>
          <w:b/>
          <w:sz w:val="34"/>
          <w:szCs w:val="34"/>
        </w:rPr>
        <w:t>Required Tools &amp; Availability</w:t>
      </w:r>
    </w:p>
    <w:p w14:paraId="00000025" w14:textId="77777777" w:rsidR="00A2584C" w:rsidRDefault="00000000">
      <w:pPr>
        <w:spacing w:before="240" w:after="240"/>
      </w:pPr>
      <w:r>
        <w:t xml:space="preserve">This project requires access to a Windows/Mac computer with Python 3.8+ installed. I will use </w:t>
      </w:r>
      <w:commentRangeStart w:id="7"/>
      <w:r>
        <w:t>my personal laptop</w:t>
      </w:r>
      <w:commentRangeEnd w:id="7"/>
      <w:r w:rsidR="00A41C72">
        <w:rPr>
          <w:rStyle w:val="CommentReference"/>
        </w:rPr>
        <w:commentReference w:id="7"/>
      </w:r>
      <w:r>
        <w:t>, which has all necessary development tools configured.</w:t>
      </w:r>
    </w:p>
    <w:p w14:paraId="00000026" w14:textId="77777777" w:rsidR="00A2584C" w:rsidRDefault="00000000">
      <w:pPr>
        <w:spacing w:before="240" w:after="240"/>
        <w:rPr>
          <w:b/>
        </w:rPr>
      </w:pPr>
      <w:r>
        <w:rPr>
          <w:b/>
        </w:rPr>
        <w:t>Software Requirements:</w:t>
      </w:r>
    </w:p>
    <w:p w14:paraId="00000027" w14:textId="77777777" w:rsidR="00A2584C" w:rsidRDefault="00000000">
      <w:pPr>
        <w:numPr>
          <w:ilvl w:val="0"/>
          <w:numId w:val="9"/>
        </w:numPr>
        <w:spacing w:before="240"/>
      </w:pPr>
      <w:r>
        <w:t xml:space="preserve">Python 3.8+ with libraries: </w:t>
      </w:r>
      <w:commentRangeStart w:id="8"/>
      <w:r>
        <w:t xml:space="preserve">scikit-learn, pandas, </w:t>
      </w:r>
      <w:proofErr w:type="spellStart"/>
      <w:r>
        <w:t>numpy</w:t>
      </w:r>
      <w:proofErr w:type="spellEnd"/>
      <w:r>
        <w:t>, matplotlib, seaborn</w:t>
      </w:r>
      <w:commentRangeEnd w:id="8"/>
      <w:r w:rsidR="00A41C72">
        <w:rPr>
          <w:rStyle w:val="CommentReference"/>
        </w:rPr>
        <w:commentReference w:id="8"/>
      </w:r>
    </w:p>
    <w:p w14:paraId="00000028" w14:textId="77777777" w:rsidR="00A2584C" w:rsidRDefault="00000000">
      <w:pPr>
        <w:numPr>
          <w:ilvl w:val="0"/>
          <w:numId w:val="9"/>
        </w:numPr>
      </w:pPr>
      <w:commentRangeStart w:id="9"/>
      <w:proofErr w:type="spellStart"/>
      <w:r>
        <w:t>Streamlit</w:t>
      </w:r>
      <w:proofErr w:type="spellEnd"/>
      <w:r>
        <w:t xml:space="preserve"> </w:t>
      </w:r>
      <w:commentRangeEnd w:id="9"/>
      <w:r w:rsidR="00A41C72">
        <w:rPr>
          <w:rStyle w:val="CommentReference"/>
        </w:rPr>
        <w:commentReference w:id="9"/>
      </w:r>
      <w:r>
        <w:t>for web interface development</w:t>
      </w:r>
    </w:p>
    <w:p w14:paraId="00000029" w14:textId="77777777" w:rsidR="00A2584C" w:rsidRDefault="00000000">
      <w:pPr>
        <w:numPr>
          <w:ilvl w:val="0"/>
          <w:numId w:val="9"/>
        </w:numPr>
      </w:pPr>
      <w:r>
        <w:t>Imbalanced-learn for SMOTE implementation</w:t>
      </w:r>
    </w:p>
    <w:p w14:paraId="0000002A" w14:textId="77777777" w:rsidR="00A2584C" w:rsidRDefault="00000000">
      <w:pPr>
        <w:numPr>
          <w:ilvl w:val="0"/>
          <w:numId w:val="9"/>
        </w:numPr>
      </w:pPr>
      <w:commentRangeStart w:id="10"/>
      <w:proofErr w:type="spellStart"/>
      <w:r>
        <w:t>LightGBM</w:t>
      </w:r>
      <w:proofErr w:type="spellEnd"/>
      <w:r>
        <w:t xml:space="preserve"> and </w:t>
      </w:r>
      <w:proofErr w:type="spellStart"/>
      <w:r>
        <w:t>CatBoost</w:t>
      </w:r>
      <w:proofErr w:type="spellEnd"/>
      <w:r>
        <w:t xml:space="preserve"> </w:t>
      </w:r>
      <w:commentRangeEnd w:id="10"/>
      <w:r w:rsidR="00A41C72">
        <w:rPr>
          <w:rStyle w:val="CommentReference"/>
        </w:rPr>
        <w:commentReference w:id="10"/>
      </w:r>
      <w:r>
        <w:t>for ensemble methods</w:t>
      </w:r>
    </w:p>
    <w:p w14:paraId="0000002B" w14:textId="77777777" w:rsidR="00A2584C" w:rsidRDefault="00000000">
      <w:pPr>
        <w:numPr>
          <w:ilvl w:val="0"/>
          <w:numId w:val="9"/>
        </w:numPr>
      </w:pPr>
      <w:commentRangeStart w:id="11"/>
      <w:proofErr w:type="spellStart"/>
      <w:r>
        <w:t>Plotly</w:t>
      </w:r>
      <w:proofErr w:type="spellEnd"/>
      <w:r>
        <w:t xml:space="preserve"> </w:t>
      </w:r>
      <w:commentRangeEnd w:id="11"/>
      <w:r w:rsidR="00A41C72">
        <w:rPr>
          <w:rStyle w:val="CommentReference"/>
        </w:rPr>
        <w:commentReference w:id="11"/>
      </w:r>
      <w:r>
        <w:t>for interactive visualizations</w:t>
      </w:r>
    </w:p>
    <w:p w14:paraId="0000002C" w14:textId="77777777" w:rsidR="00A2584C" w:rsidRDefault="00000000">
      <w:pPr>
        <w:numPr>
          <w:ilvl w:val="0"/>
          <w:numId w:val="9"/>
        </w:numPr>
        <w:spacing w:after="240"/>
      </w:pPr>
      <w:commentRangeStart w:id="12"/>
      <w:proofErr w:type="spellStart"/>
      <w:r>
        <w:t>Jupyter</w:t>
      </w:r>
      <w:proofErr w:type="spellEnd"/>
      <w:r>
        <w:t xml:space="preserve"> Notebook </w:t>
      </w:r>
      <w:commentRangeEnd w:id="12"/>
      <w:r w:rsidR="00A41C72">
        <w:rPr>
          <w:rStyle w:val="CommentReference"/>
        </w:rPr>
        <w:commentReference w:id="12"/>
      </w:r>
      <w:r>
        <w:t>for development and testing</w:t>
      </w:r>
    </w:p>
    <w:p w14:paraId="0000002D" w14:textId="77777777" w:rsidR="00A2584C" w:rsidRDefault="00000000">
      <w:pPr>
        <w:spacing w:before="240" w:after="240"/>
        <w:rPr>
          <w:b/>
        </w:rPr>
      </w:pPr>
      <w:r>
        <w:rPr>
          <w:b/>
        </w:rPr>
        <w:lastRenderedPageBreak/>
        <w:t>Data Sources:</w:t>
      </w:r>
    </w:p>
    <w:p w14:paraId="0000002E" w14:textId="77777777" w:rsidR="00A2584C" w:rsidRDefault="00000000">
      <w:pPr>
        <w:numPr>
          <w:ilvl w:val="0"/>
          <w:numId w:val="17"/>
        </w:numPr>
        <w:spacing w:before="240"/>
      </w:pPr>
      <w:r>
        <w:t xml:space="preserve">Primary: Kaggle Bank Customer Churn </w:t>
      </w:r>
      <w:commentRangeStart w:id="13"/>
      <w:r>
        <w:t xml:space="preserve">Dataset </w:t>
      </w:r>
      <w:commentRangeEnd w:id="13"/>
      <w:r w:rsidR="00A41C72">
        <w:rPr>
          <w:rStyle w:val="CommentReference"/>
        </w:rPr>
        <w:commentReference w:id="13"/>
      </w:r>
      <w:r>
        <w:t>(10,000+ records)</w:t>
      </w:r>
    </w:p>
    <w:p w14:paraId="0000002F" w14:textId="15A5F4E1" w:rsidR="00A2584C" w:rsidRDefault="00000000">
      <w:pPr>
        <w:numPr>
          <w:ilvl w:val="0"/>
          <w:numId w:val="17"/>
        </w:numPr>
        <w:spacing w:after="240"/>
      </w:pPr>
      <w:r>
        <w:t xml:space="preserve">Secondary: I will divide the primary datasets into </w:t>
      </w:r>
      <w:r w:rsidR="009355C7">
        <w:t>tests</w:t>
      </w:r>
      <w:r>
        <w:t xml:space="preserve"> and train for validation testing</w:t>
      </w:r>
    </w:p>
    <w:p w14:paraId="00000030" w14:textId="77777777" w:rsidR="00A2584C" w:rsidRDefault="00000000">
      <w:pPr>
        <w:spacing w:before="240" w:after="240"/>
      </w:pPr>
      <w:r>
        <w:t xml:space="preserve">All tools are freely available and already installed </w:t>
      </w:r>
      <w:proofErr w:type="gramStart"/>
      <w:r>
        <w:t>on</w:t>
      </w:r>
      <w:proofErr w:type="gramEnd"/>
      <w:r>
        <w:t xml:space="preserve"> my development environment. Internet access will be required for dataset downloads and potential cloud deployment.</w:t>
      </w:r>
    </w:p>
    <w:p w14:paraId="00000031" w14:textId="77777777" w:rsidR="00A2584C" w:rsidRDefault="00000000">
      <w:pPr>
        <w:pStyle w:val="Heading2"/>
        <w:keepNext w:val="0"/>
        <w:keepLines w:val="0"/>
        <w:spacing w:after="80"/>
        <w:rPr>
          <w:b/>
          <w:sz w:val="34"/>
          <w:szCs w:val="34"/>
        </w:rPr>
      </w:pPr>
      <w:bookmarkStart w:id="14" w:name="_cp66ltvtucaj" w:colFirst="0" w:colLast="0"/>
      <w:bookmarkEnd w:id="14"/>
      <w:r>
        <w:rPr>
          <w:b/>
          <w:sz w:val="34"/>
          <w:szCs w:val="34"/>
        </w:rPr>
        <w:t>Demonstration Plans</w:t>
      </w:r>
    </w:p>
    <w:p w14:paraId="00000032" w14:textId="77777777" w:rsidR="00A2584C" w:rsidRDefault="00000000">
      <w:pPr>
        <w:spacing w:before="240" w:after="240"/>
      </w:pPr>
      <w:r>
        <w:t>Demonstrations will be conducted in the assigned classroom using my personal laptop connected to the projection system via HDMI cable. I will coordinate with Professor Webb to ensure technical requirements are met.</w:t>
      </w:r>
    </w:p>
    <w:p w14:paraId="00000033" w14:textId="77777777" w:rsidR="00A2584C" w:rsidRDefault="00000000">
      <w:pPr>
        <w:spacing w:before="240" w:after="240"/>
        <w:rPr>
          <w:b/>
        </w:rPr>
      </w:pPr>
      <w:r>
        <w:rPr>
          <w:b/>
        </w:rPr>
        <w:t>Backup Plans:</w:t>
      </w:r>
    </w:p>
    <w:p w14:paraId="00000034" w14:textId="77777777" w:rsidR="00A2584C" w:rsidRDefault="00000000">
      <w:pPr>
        <w:numPr>
          <w:ilvl w:val="0"/>
          <w:numId w:val="16"/>
        </w:numPr>
        <w:spacing w:before="240"/>
      </w:pPr>
      <w:r>
        <w:t>Pre-recorded demonstration videos stored on USB drive</w:t>
      </w:r>
    </w:p>
    <w:p w14:paraId="00000035" w14:textId="77777777" w:rsidR="00A2584C" w:rsidRDefault="00000000">
      <w:pPr>
        <w:numPr>
          <w:ilvl w:val="0"/>
          <w:numId w:val="16"/>
        </w:numPr>
      </w:pPr>
      <w:r>
        <w:t>Screenshots and static results prepared as PDF presentation</w:t>
      </w:r>
    </w:p>
    <w:p w14:paraId="00000036" w14:textId="77777777" w:rsidR="00A2584C" w:rsidRDefault="00000000">
      <w:pPr>
        <w:numPr>
          <w:ilvl w:val="0"/>
          <w:numId w:val="16"/>
        </w:numPr>
      </w:pPr>
      <w:r>
        <w:t xml:space="preserve">Local </w:t>
      </w:r>
      <w:proofErr w:type="spellStart"/>
      <w:r>
        <w:t>Streamlit</w:t>
      </w:r>
      <w:proofErr w:type="spellEnd"/>
      <w:r>
        <w:t xml:space="preserve"> server accessible and pre-recorded</w:t>
      </w:r>
    </w:p>
    <w:p w14:paraId="00000037" w14:textId="77777777" w:rsidR="00A2584C" w:rsidRDefault="00000000">
      <w:pPr>
        <w:numPr>
          <w:ilvl w:val="0"/>
          <w:numId w:val="16"/>
        </w:numPr>
        <w:spacing w:after="240"/>
      </w:pPr>
      <w:r>
        <w:t>Offline data and models available for internet-free demonstration</w:t>
      </w:r>
    </w:p>
    <w:p w14:paraId="00000038" w14:textId="77777777" w:rsidR="00A2584C" w:rsidRDefault="00000000">
      <w:pPr>
        <w:spacing w:before="240" w:after="240"/>
      </w:pPr>
      <w:r>
        <w:t>Each checkpoint demonstration will be rehearsed 24 hours in advance to identify and resolve any technical issues.</w:t>
      </w:r>
    </w:p>
    <w:p w14:paraId="00000039" w14:textId="77777777" w:rsidR="00A2584C" w:rsidRDefault="00000000">
      <w:pPr>
        <w:pStyle w:val="Heading2"/>
        <w:keepNext w:val="0"/>
        <w:keepLines w:val="0"/>
        <w:spacing w:after="80"/>
        <w:rPr>
          <w:b/>
          <w:sz w:val="34"/>
          <w:szCs w:val="34"/>
        </w:rPr>
      </w:pPr>
      <w:bookmarkStart w:id="15" w:name="_ijo0qaw5s753" w:colFirst="0" w:colLast="0"/>
      <w:bookmarkEnd w:id="15"/>
      <w:r>
        <w:rPr>
          <w:b/>
          <w:sz w:val="34"/>
          <w:szCs w:val="34"/>
        </w:rPr>
        <w:t>Qualifications</w:t>
      </w:r>
    </w:p>
    <w:p w14:paraId="0000003A" w14:textId="77777777" w:rsidR="00A2584C" w:rsidRDefault="00000000">
      <w:pPr>
        <w:spacing w:before="240" w:after="240"/>
      </w:pPr>
      <w:r>
        <w:t xml:space="preserve">I am confident in my ability to complete </w:t>
      </w:r>
      <w:proofErr w:type="spellStart"/>
      <w:r>
        <w:t>ChurnPredict</w:t>
      </w:r>
      <w:proofErr w:type="spellEnd"/>
      <w:r>
        <w:t xml:space="preserve"> because of both my academic training and prior project experience. In my Business Analytics Capstone (BUSA 480), I applied predictive modeling to real-world data, building ensemble models such as AdaBoost, Gradient Boosting, </w:t>
      </w:r>
      <w:proofErr w:type="spellStart"/>
      <w:r>
        <w:t>CatBoost</w:t>
      </w:r>
      <w:proofErr w:type="spellEnd"/>
      <w:r>
        <w:t xml:space="preserve">, and </w:t>
      </w:r>
      <w:proofErr w:type="spellStart"/>
      <w:r>
        <w:t>LightGBM</w:t>
      </w:r>
      <w:proofErr w:type="spellEnd"/>
      <w:r>
        <w:t xml:space="preserve">. I incorporated SMOTE to address class imbalance and evaluated performance using metrics like Accuracy, Balanced Accuracy, F1, and AUC. I deployed my results in a </w:t>
      </w:r>
      <w:proofErr w:type="spellStart"/>
      <w:r>
        <w:t>Streamlit</w:t>
      </w:r>
      <w:proofErr w:type="spellEnd"/>
      <w:r>
        <w:t xml:space="preserve"> application, allowing stakeholders to interact with the predictive models directly.</w:t>
      </w:r>
    </w:p>
    <w:p w14:paraId="0000003B" w14:textId="77777777" w:rsidR="00A2584C" w:rsidRDefault="00000000">
      <w:pPr>
        <w:spacing w:before="240" w:after="240"/>
      </w:pPr>
      <w:r>
        <w:t>My coursework has provided a strong foundation in advanced algorithms. In CSC 330A (Artificial Intelligence), I studied decision trees, neural networks, and machine learning algorithms. BUSA 310 (Business Analytics III) emphasized regression, classification, support vector machines, gradient boosting, and prescriptive analytics. These courses reinforced my technical understanding of supervised learning, evaluation methods, and machine learning applications in finance.</w:t>
      </w:r>
    </w:p>
    <w:p w14:paraId="0000003C" w14:textId="77777777" w:rsidR="00A2584C" w:rsidRDefault="00000000">
      <w:pPr>
        <w:pStyle w:val="Heading2"/>
        <w:keepNext w:val="0"/>
        <w:keepLines w:val="0"/>
        <w:spacing w:after="80"/>
        <w:rPr>
          <w:b/>
          <w:sz w:val="34"/>
          <w:szCs w:val="34"/>
        </w:rPr>
      </w:pPr>
      <w:bookmarkStart w:id="16" w:name="_xv3sv76sfr19" w:colFirst="0" w:colLast="0"/>
      <w:bookmarkEnd w:id="16"/>
      <w:r>
        <w:rPr>
          <w:b/>
          <w:sz w:val="34"/>
          <w:szCs w:val="34"/>
        </w:rPr>
        <w:t>Project Specifications</w:t>
      </w:r>
    </w:p>
    <w:p w14:paraId="0000003D" w14:textId="77777777" w:rsidR="00A2584C" w:rsidRDefault="00000000">
      <w:pPr>
        <w:pStyle w:val="Heading3"/>
        <w:keepNext w:val="0"/>
        <w:keepLines w:val="0"/>
        <w:spacing w:before="280"/>
        <w:rPr>
          <w:b/>
          <w:color w:val="000000"/>
          <w:sz w:val="26"/>
          <w:szCs w:val="26"/>
        </w:rPr>
      </w:pPr>
      <w:bookmarkStart w:id="17" w:name="_38il5yc2bnpr" w:colFirst="0" w:colLast="0"/>
      <w:bookmarkEnd w:id="17"/>
      <w:r>
        <w:rPr>
          <w:b/>
          <w:color w:val="000000"/>
          <w:sz w:val="26"/>
          <w:szCs w:val="26"/>
        </w:rPr>
        <w:t>Functional Specification</w:t>
      </w:r>
    </w:p>
    <w:p w14:paraId="0000003E" w14:textId="77777777" w:rsidR="00A2584C" w:rsidRDefault="00000000">
      <w:pPr>
        <w:spacing w:before="240" w:after="240"/>
      </w:pPr>
      <w:proofErr w:type="spellStart"/>
      <w:r>
        <w:t>ChurnPredict</w:t>
      </w:r>
      <w:proofErr w:type="spellEnd"/>
      <w:r>
        <w:t xml:space="preserve"> will function as a web-based prediction system with the following core capabilities:</w:t>
      </w:r>
    </w:p>
    <w:p w14:paraId="0000003F" w14:textId="77777777" w:rsidR="00A2584C" w:rsidRDefault="00000000">
      <w:pPr>
        <w:spacing w:before="240" w:after="240"/>
        <w:rPr>
          <w:b/>
        </w:rPr>
      </w:pPr>
      <w:r>
        <w:rPr>
          <w:b/>
        </w:rPr>
        <w:lastRenderedPageBreak/>
        <w:t>Input Processing:</w:t>
      </w:r>
    </w:p>
    <w:p w14:paraId="00000040" w14:textId="77777777" w:rsidR="00A2584C" w:rsidRDefault="00000000">
      <w:pPr>
        <w:numPr>
          <w:ilvl w:val="0"/>
          <w:numId w:val="5"/>
        </w:numPr>
        <w:spacing w:before="240"/>
      </w:pPr>
      <w:r>
        <w:t>Accept customer demographic data (age, gender, geography)</w:t>
      </w:r>
    </w:p>
    <w:p w14:paraId="00000041" w14:textId="77777777" w:rsidR="00A2584C" w:rsidRDefault="00000000">
      <w:pPr>
        <w:numPr>
          <w:ilvl w:val="0"/>
          <w:numId w:val="5"/>
        </w:numPr>
      </w:pPr>
      <w:r>
        <w:t>Process account information (credit score, balance, tenure, number of products)</w:t>
      </w:r>
    </w:p>
    <w:p w14:paraId="00000042" w14:textId="77777777" w:rsidR="00A2584C" w:rsidRDefault="00000000">
      <w:pPr>
        <w:numPr>
          <w:ilvl w:val="0"/>
          <w:numId w:val="5"/>
        </w:numPr>
        <w:spacing w:after="240"/>
      </w:pPr>
      <w:r>
        <w:t>Handle behavioral indicators (active member status, credit card ownership)</w:t>
      </w:r>
    </w:p>
    <w:p w14:paraId="00000043" w14:textId="77777777" w:rsidR="00A2584C" w:rsidRDefault="00000000">
      <w:pPr>
        <w:spacing w:before="240" w:after="240"/>
        <w:rPr>
          <w:b/>
        </w:rPr>
      </w:pPr>
      <w:r>
        <w:rPr>
          <w:b/>
        </w:rPr>
        <w:t>Prediction Engine:</w:t>
      </w:r>
    </w:p>
    <w:p w14:paraId="00000044" w14:textId="77777777" w:rsidR="00A2584C" w:rsidRDefault="00000000">
      <w:pPr>
        <w:numPr>
          <w:ilvl w:val="0"/>
          <w:numId w:val="3"/>
        </w:numPr>
        <w:spacing w:before="240"/>
      </w:pPr>
      <w:r>
        <w:t>Generate binary churn prediction (Yes/No)</w:t>
      </w:r>
    </w:p>
    <w:p w14:paraId="00000045" w14:textId="77777777" w:rsidR="00A2584C" w:rsidRDefault="00000000">
      <w:pPr>
        <w:numPr>
          <w:ilvl w:val="0"/>
          <w:numId w:val="3"/>
        </w:numPr>
      </w:pPr>
      <w:r>
        <w:t>Calculate churn probability score (0-100%)</w:t>
      </w:r>
    </w:p>
    <w:p w14:paraId="00000046" w14:textId="77777777" w:rsidR="00A2584C" w:rsidRDefault="00000000">
      <w:pPr>
        <w:numPr>
          <w:ilvl w:val="0"/>
          <w:numId w:val="3"/>
        </w:numPr>
      </w:pPr>
      <w:r>
        <w:t xml:space="preserve">Identify top 5 factors influencing </w:t>
      </w:r>
      <w:proofErr w:type="gramStart"/>
      <w:r>
        <w:t>the prediction</w:t>
      </w:r>
      <w:proofErr w:type="gramEnd"/>
    </w:p>
    <w:p w14:paraId="00000047" w14:textId="77777777" w:rsidR="00A2584C" w:rsidRDefault="00000000">
      <w:pPr>
        <w:numPr>
          <w:ilvl w:val="0"/>
          <w:numId w:val="3"/>
        </w:numPr>
        <w:spacing w:after="240"/>
      </w:pPr>
      <w:r>
        <w:t>Provide confidence intervals for predictions</w:t>
      </w:r>
    </w:p>
    <w:p w14:paraId="00000048" w14:textId="77777777" w:rsidR="00A2584C" w:rsidRDefault="00000000">
      <w:pPr>
        <w:spacing w:before="240" w:after="240"/>
        <w:rPr>
          <w:b/>
        </w:rPr>
      </w:pPr>
      <w:r>
        <w:rPr>
          <w:b/>
        </w:rPr>
        <w:t>Output Delivery:</w:t>
      </w:r>
    </w:p>
    <w:p w14:paraId="00000049" w14:textId="77777777" w:rsidR="00A2584C" w:rsidRDefault="00000000">
      <w:pPr>
        <w:numPr>
          <w:ilvl w:val="0"/>
          <w:numId w:val="8"/>
        </w:numPr>
        <w:spacing w:before="240"/>
      </w:pPr>
      <w:r>
        <w:t>Display risk level with color-coded indicators (Green/Yellow/Red)</w:t>
      </w:r>
    </w:p>
    <w:p w14:paraId="0000004A" w14:textId="77777777" w:rsidR="00A2584C" w:rsidRDefault="00000000">
      <w:pPr>
        <w:numPr>
          <w:ilvl w:val="0"/>
          <w:numId w:val="8"/>
        </w:numPr>
      </w:pPr>
      <w:r>
        <w:t>Show interactive probability gauge</w:t>
      </w:r>
    </w:p>
    <w:p w14:paraId="0000004B" w14:textId="77777777" w:rsidR="00A2584C" w:rsidRDefault="00000000">
      <w:pPr>
        <w:numPr>
          <w:ilvl w:val="0"/>
          <w:numId w:val="8"/>
        </w:numPr>
      </w:pPr>
      <w:r>
        <w:t>Present feature importance bar chart</w:t>
      </w:r>
    </w:p>
    <w:p w14:paraId="0000004C" w14:textId="77777777" w:rsidR="00A2584C" w:rsidRDefault="00000000">
      <w:pPr>
        <w:numPr>
          <w:ilvl w:val="0"/>
          <w:numId w:val="8"/>
        </w:numPr>
        <w:spacing w:after="240"/>
      </w:pPr>
      <w:r>
        <w:t>Suggest specific retention actions based on risk factors</w:t>
      </w:r>
    </w:p>
    <w:p w14:paraId="0000004D" w14:textId="77777777" w:rsidR="00A2584C" w:rsidRDefault="00000000">
      <w:pPr>
        <w:spacing w:before="240" w:after="240"/>
        <w:rPr>
          <w:b/>
        </w:rPr>
      </w:pPr>
      <w:r>
        <w:rPr>
          <w:b/>
        </w:rPr>
        <w:t>Data Management:</w:t>
      </w:r>
    </w:p>
    <w:p w14:paraId="0000004E" w14:textId="77777777" w:rsidR="00A2584C" w:rsidRDefault="00000000">
      <w:pPr>
        <w:numPr>
          <w:ilvl w:val="0"/>
          <w:numId w:val="4"/>
        </w:numPr>
        <w:spacing w:before="240"/>
      </w:pPr>
      <w:r>
        <w:t>Log all predictions with timestamps</w:t>
      </w:r>
    </w:p>
    <w:p w14:paraId="0000004F" w14:textId="77777777" w:rsidR="00A2584C" w:rsidRDefault="00000000">
      <w:pPr>
        <w:numPr>
          <w:ilvl w:val="0"/>
          <w:numId w:val="4"/>
        </w:numPr>
      </w:pPr>
      <w:r>
        <w:t>Store user sessions for analysis</w:t>
      </w:r>
    </w:p>
    <w:p w14:paraId="00000050" w14:textId="77777777" w:rsidR="00A2584C" w:rsidRDefault="00000000">
      <w:pPr>
        <w:numPr>
          <w:ilvl w:val="0"/>
          <w:numId w:val="4"/>
        </w:numPr>
      </w:pPr>
      <w:r>
        <w:t>Export prediction history as CSV</w:t>
      </w:r>
    </w:p>
    <w:p w14:paraId="00000051" w14:textId="77777777" w:rsidR="00A2584C" w:rsidRDefault="00000000">
      <w:pPr>
        <w:numPr>
          <w:ilvl w:val="0"/>
          <w:numId w:val="4"/>
        </w:numPr>
        <w:spacing w:after="240"/>
      </w:pPr>
      <w:r>
        <w:t>Validate input data for completeness and ranges</w:t>
      </w:r>
    </w:p>
    <w:p w14:paraId="00000052" w14:textId="77777777" w:rsidR="00A2584C" w:rsidRDefault="00000000">
      <w:pPr>
        <w:pStyle w:val="Heading3"/>
        <w:keepNext w:val="0"/>
        <w:keepLines w:val="0"/>
        <w:spacing w:before="280"/>
        <w:rPr>
          <w:b/>
          <w:color w:val="000000"/>
          <w:sz w:val="26"/>
          <w:szCs w:val="26"/>
        </w:rPr>
      </w:pPr>
      <w:bookmarkStart w:id="18" w:name="_1833ibi5lcps" w:colFirst="0" w:colLast="0"/>
      <w:bookmarkEnd w:id="18"/>
      <w:r>
        <w:rPr>
          <w:b/>
          <w:color w:val="000000"/>
          <w:sz w:val="26"/>
          <w:szCs w:val="26"/>
        </w:rPr>
        <w:t>User Interface Specification</w:t>
      </w:r>
    </w:p>
    <w:p w14:paraId="00000053" w14:textId="77777777" w:rsidR="00A2584C" w:rsidRDefault="00000000">
      <w:pPr>
        <w:spacing w:before="240" w:after="240"/>
      </w:pPr>
      <w:r>
        <w:t xml:space="preserve">The </w:t>
      </w:r>
      <w:proofErr w:type="spellStart"/>
      <w:r>
        <w:t>Streamlit</w:t>
      </w:r>
      <w:proofErr w:type="spellEnd"/>
      <w:r>
        <w:t xml:space="preserve"> interface will prioritize simplicity and usability for both technical and non-technical users.</w:t>
      </w:r>
    </w:p>
    <w:p w14:paraId="00000054" w14:textId="77777777" w:rsidR="00A2584C" w:rsidRDefault="00000000">
      <w:pPr>
        <w:spacing w:before="240" w:after="240"/>
        <w:rPr>
          <w:b/>
        </w:rPr>
      </w:pPr>
      <w:r>
        <w:rPr>
          <w:b/>
        </w:rPr>
        <w:t>Main Interface:</w:t>
      </w:r>
    </w:p>
    <w:p w14:paraId="00000055" w14:textId="77777777" w:rsidR="00A2584C" w:rsidRDefault="00000000">
      <w:pPr>
        <w:numPr>
          <w:ilvl w:val="0"/>
          <w:numId w:val="10"/>
        </w:numPr>
        <w:spacing w:before="240"/>
      </w:pPr>
      <w:r>
        <w:t>Clean, professional layout with DePauw University branding</w:t>
      </w:r>
    </w:p>
    <w:p w14:paraId="00000056" w14:textId="77777777" w:rsidR="00A2584C" w:rsidRDefault="00000000">
      <w:pPr>
        <w:numPr>
          <w:ilvl w:val="0"/>
          <w:numId w:val="10"/>
        </w:numPr>
      </w:pPr>
      <w:r>
        <w:t>Left sidebar for navigation between prediction and analysis modes</w:t>
      </w:r>
    </w:p>
    <w:p w14:paraId="00000057" w14:textId="77777777" w:rsidR="00A2584C" w:rsidRDefault="00000000">
      <w:pPr>
        <w:numPr>
          <w:ilvl w:val="0"/>
          <w:numId w:val="10"/>
        </w:numPr>
      </w:pPr>
      <w:r>
        <w:t>Main panel divided into input form and results display</w:t>
      </w:r>
    </w:p>
    <w:p w14:paraId="00000058" w14:textId="77777777" w:rsidR="00A2584C" w:rsidRDefault="00000000">
      <w:pPr>
        <w:numPr>
          <w:ilvl w:val="0"/>
          <w:numId w:val="10"/>
        </w:numPr>
        <w:spacing w:after="240"/>
      </w:pPr>
      <w:r>
        <w:t>Responsive design that works on desktop and tablet devices</w:t>
      </w:r>
    </w:p>
    <w:p w14:paraId="00000059" w14:textId="77777777" w:rsidR="00A2584C" w:rsidRDefault="00000000">
      <w:pPr>
        <w:spacing w:before="240" w:after="240"/>
        <w:rPr>
          <w:b/>
        </w:rPr>
      </w:pPr>
      <w:r>
        <w:rPr>
          <w:b/>
        </w:rPr>
        <w:t>Input Form:</w:t>
      </w:r>
    </w:p>
    <w:p w14:paraId="0000005A" w14:textId="77777777" w:rsidR="00A2584C" w:rsidRDefault="00000000">
      <w:pPr>
        <w:numPr>
          <w:ilvl w:val="0"/>
          <w:numId w:val="12"/>
        </w:numPr>
        <w:spacing w:before="240"/>
      </w:pPr>
      <w:r>
        <w:t>Organized sections: Demographics, Account Info, Banking Relationship</w:t>
      </w:r>
    </w:p>
    <w:p w14:paraId="0000005B" w14:textId="77777777" w:rsidR="00A2584C" w:rsidRDefault="00000000">
      <w:pPr>
        <w:numPr>
          <w:ilvl w:val="0"/>
          <w:numId w:val="12"/>
        </w:numPr>
      </w:pPr>
      <w:r>
        <w:t>Interactive widgets: sliders for numeric inputs, dropdowns for categories</w:t>
      </w:r>
    </w:p>
    <w:p w14:paraId="0000005C" w14:textId="77777777" w:rsidR="00A2584C" w:rsidRDefault="00000000">
      <w:pPr>
        <w:numPr>
          <w:ilvl w:val="0"/>
          <w:numId w:val="12"/>
        </w:numPr>
      </w:pPr>
      <w:r>
        <w:t>Real-time input validation with helpful error messages</w:t>
      </w:r>
    </w:p>
    <w:p w14:paraId="0000005D" w14:textId="77777777" w:rsidR="00A2584C" w:rsidRDefault="00000000">
      <w:pPr>
        <w:numPr>
          <w:ilvl w:val="0"/>
          <w:numId w:val="12"/>
        </w:numPr>
        <w:spacing w:after="240"/>
      </w:pPr>
      <w:r>
        <w:t>Clear labels and tooltips explaining each field</w:t>
      </w:r>
    </w:p>
    <w:p w14:paraId="0000005E" w14:textId="77777777" w:rsidR="00A2584C" w:rsidRDefault="00000000">
      <w:pPr>
        <w:spacing w:before="240" w:after="240"/>
        <w:rPr>
          <w:b/>
        </w:rPr>
      </w:pPr>
      <w:r>
        <w:rPr>
          <w:b/>
        </w:rPr>
        <w:t>Results Display:</w:t>
      </w:r>
    </w:p>
    <w:p w14:paraId="0000005F" w14:textId="77777777" w:rsidR="00A2584C" w:rsidRDefault="00000000">
      <w:pPr>
        <w:numPr>
          <w:ilvl w:val="0"/>
          <w:numId w:val="2"/>
        </w:numPr>
        <w:spacing w:before="240"/>
      </w:pPr>
      <w:r>
        <w:t>Prominent risk indicator at the top (High/Medium/Low)</w:t>
      </w:r>
    </w:p>
    <w:p w14:paraId="00000060" w14:textId="77777777" w:rsidR="00A2584C" w:rsidRDefault="00000000">
      <w:pPr>
        <w:numPr>
          <w:ilvl w:val="0"/>
          <w:numId w:val="2"/>
        </w:numPr>
      </w:pPr>
      <w:r>
        <w:lastRenderedPageBreak/>
        <w:t>Interactive probability gauge showing churn likelihood</w:t>
      </w:r>
    </w:p>
    <w:p w14:paraId="00000061" w14:textId="77777777" w:rsidR="00A2584C" w:rsidRDefault="00000000">
      <w:pPr>
        <w:numPr>
          <w:ilvl w:val="0"/>
          <w:numId w:val="2"/>
        </w:numPr>
      </w:pPr>
      <w:r>
        <w:t>Feature importance chart with hover tooltips</w:t>
      </w:r>
    </w:p>
    <w:p w14:paraId="00000062" w14:textId="77777777" w:rsidR="00A2584C" w:rsidRDefault="00000000">
      <w:pPr>
        <w:numPr>
          <w:ilvl w:val="0"/>
          <w:numId w:val="2"/>
        </w:numPr>
        <w:spacing w:after="240"/>
      </w:pPr>
      <w:r>
        <w:t>Expandable recommendations section with actionable insights</w:t>
      </w:r>
    </w:p>
    <w:p w14:paraId="00000063" w14:textId="77777777" w:rsidR="00A2584C" w:rsidRDefault="00000000">
      <w:pPr>
        <w:spacing w:before="240" w:after="240"/>
        <w:rPr>
          <w:b/>
        </w:rPr>
      </w:pPr>
      <w:r>
        <w:rPr>
          <w:b/>
        </w:rPr>
        <w:t>Navigation:</w:t>
      </w:r>
    </w:p>
    <w:p w14:paraId="00000064" w14:textId="77777777" w:rsidR="00A2584C" w:rsidRDefault="00000000">
      <w:pPr>
        <w:numPr>
          <w:ilvl w:val="0"/>
          <w:numId w:val="11"/>
        </w:numPr>
        <w:spacing w:before="240"/>
      </w:pPr>
      <w:r>
        <w:t>Home: Main prediction interface</w:t>
      </w:r>
    </w:p>
    <w:p w14:paraId="00000065" w14:textId="77777777" w:rsidR="00A2584C" w:rsidRDefault="00000000">
      <w:pPr>
        <w:numPr>
          <w:ilvl w:val="0"/>
          <w:numId w:val="11"/>
        </w:numPr>
      </w:pPr>
      <w:r>
        <w:t>Model Performance: Comparison of different algorithms</w:t>
      </w:r>
    </w:p>
    <w:p w14:paraId="00000066" w14:textId="77777777" w:rsidR="00A2584C" w:rsidRDefault="00000000">
      <w:pPr>
        <w:numPr>
          <w:ilvl w:val="0"/>
          <w:numId w:val="11"/>
        </w:numPr>
        <w:spacing w:after="240"/>
      </w:pPr>
      <w:r>
        <w:t>About: Project information and usage instructions</w:t>
      </w:r>
    </w:p>
    <w:p w14:paraId="00000067" w14:textId="77777777" w:rsidR="00A2584C" w:rsidRDefault="00000000">
      <w:pPr>
        <w:pStyle w:val="Heading3"/>
        <w:keepNext w:val="0"/>
        <w:keepLines w:val="0"/>
        <w:spacing w:before="280"/>
        <w:rPr>
          <w:b/>
          <w:color w:val="000000"/>
          <w:sz w:val="26"/>
          <w:szCs w:val="26"/>
        </w:rPr>
      </w:pPr>
      <w:bookmarkStart w:id="19" w:name="_7z96cbmxq0x0" w:colFirst="0" w:colLast="0"/>
      <w:bookmarkEnd w:id="19"/>
      <w:r>
        <w:rPr>
          <w:b/>
          <w:color w:val="000000"/>
          <w:sz w:val="26"/>
          <w:szCs w:val="26"/>
        </w:rPr>
        <w:t>Technical Details</w:t>
      </w:r>
    </w:p>
    <w:p w14:paraId="00000068" w14:textId="77777777" w:rsidR="00A2584C" w:rsidRDefault="00000000">
      <w:pPr>
        <w:spacing w:before="240" w:after="240"/>
        <w:rPr>
          <w:b/>
        </w:rPr>
      </w:pPr>
      <w:r>
        <w:rPr>
          <w:b/>
        </w:rPr>
        <w:t>Machine Learning Pipeline:</w:t>
      </w:r>
    </w:p>
    <w:p w14:paraId="00000069" w14:textId="77777777" w:rsidR="00A2584C" w:rsidRDefault="00000000">
      <w:pPr>
        <w:numPr>
          <w:ilvl w:val="0"/>
          <w:numId w:val="18"/>
        </w:numPr>
        <w:spacing w:before="240"/>
      </w:pPr>
      <w:r>
        <w:t xml:space="preserve">Data preprocessing using pandas and </w:t>
      </w:r>
      <w:proofErr w:type="spellStart"/>
      <w:r>
        <w:t>numpy</w:t>
      </w:r>
      <w:proofErr w:type="spellEnd"/>
      <w:r>
        <w:t xml:space="preserve"> for cleaning and feature engineering</w:t>
      </w:r>
    </w:p>
    <w:p w14:paraId="0000006A" w14:textId="77777777" w:rsidR="00A2584C" w:rsidRDefault="00000000">
      <w:pPr>
        <w:numPr>
          <w:ilvl w:val="0"/>
          <w:numId w:val="18"/>
        </w:numPr>
      </w:pPr>
      <w:r>
        <w:t>Label encoding for categorical variables (Gender, Geography)</w:t>
      </w:r>
    </w:p>
    <w:p w14:paraId="0000006B" w14:textId="77777777" w:rsidR="00A2584C" w:rsidRDefault="00000000">
      <w:pPr>
        <w:numPr>
          <w:ilvl w:val="0"/>
          <w:numId w:val="18"/>
        </w:numPr>
      </w:pPr>
      <w:proofErr w:type="spellStart"/>
      <w:r>
        <w:t>StandardScaler</w:t>
      </w:r>
      <w:proofErr w:type="spellEnd"/>
      <w:r>
        <w:t xml:space="preserve"> for numeric feature normalization</w:t>
      </w:r>
    </w:p>
    <w:p w14:paraId="0000006C" w14:textId="77777777" w:rsidR="00A2584C" w:rsidRDefault="00000000">
      <w:pPr>
        <w:numPr>
          <w:ilvl w:val="0"/>
          <w:numId w:val="18"/>
        </w:numPr>
      </w:pPr>
      <w:r>
        <w:t>SMOTE implementation using imbalanced-</w:t>
      </w:r>
      <w:proofErr w:type="gramStart"/>
      <w:r>
        <w:t>learn</w:t>
      </w:r>
      <w:proofErr w:type="gramEnd"/>
      <w:r>
        <w:t xml:space="preserve"> library for class balance</w:t>
      </w:r>
    </w:p>
    <w:p w14:paraId="0000006D" w14:textId="77777777" w:rsidR="00A2584C" w:rsidRDefault="00000000">
      <w:pPr>
        <w:numPr>
          <w:ilvl w:val="0"/>
          <w:numId w:val="18"/>
        </w:numPr>
      </w:pPr>
      <w:r>
        <w:t xml:space="preserve">Ensemble methods: </w:t>
      </w:r>
      <w:proofErr w:type="spellStart"/>
      <w:r>
        <w:t>AdaBoostClassifier</w:t>
      </w:r>
      <w:proofErr w:type="spellEnd"/>
      <w:r>
        <w:t xml:space="preserve">, </w:t>
      </w:r>
      <w:proofErr w:type="spellStart"/>
      <w:r>
        <w:t>GradientBoostingClassifier</w:t>
      </w:r>
      <w:proofErr w:type="spellEnd"/>
      <w:r>
        <w:t xml:space="preserve">, </w:t>
      </w:r>
      <w:proofErr w:type="spellStart"/>
      <w:r>
        <w:t>LGBMClassifier</w:t>
      </w:r>
      <w:proofErr w:type="spellEnd"/>
      <w:r>
        <w:t xml:space="preserve">, </w:t>
      </w:r>
      <w:proofErr w:type="spellStart"/>
      <w:r>
        <w:t>CatBoostClassifier</w:t>
      </w:r>
      <w:proofErr w:type="spellEnd"/>
    </w:p>
    <w:p w14:paraId="0000006E" w14:textId="77777777" w:rsidR="00A2584C" w:rsidRDefault="00000000">
      <w:pPr>
        <w:numPr>
          <w:ilvl w:val="0"/>
          <w:numId w:val="18"/>
        </w:numPr>
      </w:pPr>
      <w:r>
        <w:t xml:space="preserve">Cross-validation using </w:t>
      </w:r>
      <w:proofErr w:type="spellStart"/>
      <w:r>
        <w:t>StratifiedKFold</w:t>
      </w:r>
      <w:proofErr w:type="spellEnd"/>
      <w:r>
        <w:t xml:space="preserve"> with 5 folds</w:t>
      </w:r>
    </w:p>
    <w:p w14:paraId="0000006F" w14:textId="77777777" w:rsidR="00A2584C" w:rsidRDefault="00000000">
      <w:pPr>
        <w:numPr>
          <w:ilvl w:val="0"/>
          <w:numId w:val="18"/>
        </w:numPr>
        <w:spacing w:after="240"/>
      </w:pPr>
      <w:r>
        <w:t>Performance evaluation with accuracy, precision, recall, F1-score, and AUC-ROC</w:t>
      </w:r>
    </w:p>
    <w:p w14:paraId="00000070" w14:textId="77777777" w:rsidR="00A2584C" w:rsidRDefault="00000000">
      <w:pPr>
        <w:spacing w:before="240" w:after="240"/>
        <w:rPr>
          <w:b/>
        </w:rPr>
      </w:pPr>
      <w:r>
        <w:rPr>
          <w:b/>
        </w:rPr>
        <w:t>Web Application Architecture:</w:t>
      </w:r>
    </w:p>
    <w:p w14:paraId="00000071" w14:textId="77777777" w:rsidR="00A2584C" w:rsidRDefault="00000000">
      <w:pPr>
        <w:numPr>
          <w:ilvl w:val="0"/>
          <w:numId w:val="19"/>
        </w:numPr>
        <w:spacing w:before="240"/>
      </w:pPr>
      <w:proofErr w:type="spellStart"/>
      <w:r>
        <w:t>Streamlit</w:t>
      </w:r>
      <w:proofErr w:type="spellEnd"/>
      <w:r>
        <w:t xml:space="preserve"> framework for frontend and backend integration</w:t>
      </w:r>
    </w:p>
    <w:p w14:paraId="00000072" w14:textId="77777777" w:rsidR="00A2584C" w:rsidRDefault="00000000">
      <w:pPr>
        <w:numPr>
          <w:ilvl w:val="0"/>
          <w:numId w:val="19"/>
        </w:numPr>
      </w:pPr>
      <w:r>
        <w:t>Session state management for user interactions</w:t>
      </w:r>
    </w:p>
    <w:p w14:paraId="00000073" w14:textId="77777777" w:rsidR="00A2584C" w:rsidRDefault="00000000">
      <w:pPr>
        <w:numPr>
          <w:ilvl w:val="0"/>
          <w:numId w:val="19"/>
        </w:numPr>
      </w:pPr>
      <w:proofErr w:type="spellStart"/>
      <w:r>
        <w:t>Plotly</w:t>
      </w:r>
      <w:proofErr w:type="spellEnd"/>
      <w:r>
        <w:t xml:space="preserve"> integration for interactive visualizations</w:t>
      </w:r>
    </w:p>
    <w:p w14:paraId="00000074" w14:textId="77777777" w:rsidR="00A2584C" w:rsidRDefault="00000000">
      <w:pPr>
        <w:numPr>
          <w:ilvl w:val="0"/>
          <w:numId w:val="19"/>
        </w:numPr>
        <w:spacing w:after="240"/>
      </w:pPr>
      <w:r>
        <w:t>CSV file handling for data logging and export functionality</w:t>
      </w:r>
    </w:p>
    <w:p w14:paraId="00000075" w14:textId="77777777" w:rsidR="00A2584C" w:rsidRDefault="00000000">
      <w:pPr>
        <w:spacing w:before="240" w:after="240"/>
        <w:rPr>
          <w:b/>
        </w:rPr>
      </w:pPr>
      <w:r>
        <w:rPr>
          <w:b/>
        </w:rPr>
        <w:t>Model Deployment:</w:t>
      </w:r>
    </w:p>
    <w:p w14:paraId="00000076" w14:textId="77777777" w:rsidR="00A2584C" w:rsidRDefault="00000000">
      <w:pPr>
        <w:numPr>
          <w:ilvl w:val="0"/>
          <w:numId w:val="15"/>
        </w:numPr>
        <w:spacing w:before="240"/>
      </w:pPr>
      <w:proofErr w:type="spellStart"/>
      <w:r>
        <w:t>Joblib</w:t>
      </w:r>
      <w:proofErr w:type="spellEnd"/>
      <w:r>
        <w:t xml:space="preserve"> for model serialization and loading</w:t>
      </w:r>
    </w:p>
    <w:p w14:paraId="00000077" w14:textId="77777777" w:rsidR="00A2584C" w:rsidRDefault="00000000">
      <w:pPr>
        <w:numPr>
          <w:ilvl w:val="0"/>
          <w:numId w:val="15"/>
        </w:numPr>
      </w:pPr>
      <w:r>
        <w:t>Pickle files for preprocessing transformers</w:t>
      </w:r>
    </w:p>
    <w:p w14:paraId="00000078" w14:textId="77777777" w:rsidR="00A2584C" w:rsidRDefault="00000000">
      <w:pPr>
        <w:numPr>
          <w:ilvl w:val="0"/>
          <w:numId w:val="15"/>
        </w:numPr>
      </w:pPr>
      <w:proofErr w:type="spellStart"/>
      <w:r>
        <w:t>Streamlit</w:t>
      </w:r>
      <w:proofErr w:type="spellEnd"/>
      <w:r>
        <w:t xml:space="preserve"> Cloud or local deployment options</w:t>
      </w:r>
    </w:p>
    <w:p w14:paraId="00000079" w14:textId="77777777" w:rsidR="00A2584C" w:rsidRDefault="00000000">
      <w:pPr>
        <w:numPr>
          <w:ilvl w:val="0"/>
          <w:numId w:val="15"/>
        </w:numPr>
        <w:spacing w:after="240"/>
      </w:pPr>
      <w:r>
        <w:t>Error handling and logging for production stability</w:t>
      </w:r>
    </w:p>
    <w:p w14:paraId="0000007A" w14:textId="77777777" w:rsidR="00A2584C" w:rsidRDefault="00000000">
      <w:pPr>
        <w:spacing w:before="240" w:after="240"/>
        <w:rPr>
          <w:b/>
        </w:rPr>
      </w:pPr>
      <w:r>
        <w:rPr>
          <w:b/>
        </w:rPr>
        <w:t>File Structure:</w:t>
      </w:r>
    </w:p>
    <w:p w14:paraId="0000007B" w14:textId="77777777" w:rsidR="00A2584C" w:rsidRDefault="00000000">
      <w:pPr>
        <w:spacing w:before="240" w:after="240"/>
      </w:pPr>
      <w:proofErr w:type="spellStart"/>
      <w:r>
        <w:t>ChurnPredict</w:t>
      </w:r>
      <w:proofErr w:type="spellEnd"/>
      <w:r>
        <w:t>/</w:t>
      </w:r>
    </w:p>
    <w:p w14:paraId="0000007C" w14:textId="77777777" w:rsidR="00A2584C" w:rsidRDefault="00000000">
      <w:pPr>
        <w:spacing w:before="240" w:after="240"/>
      </w:pPr>
      <w:r>
        <w:t xml:space="preserve">├── app.py                 # Main </w:t>
      </w:r>
      <w:proofErr w:type="spellStart"/>
      <w:r>
        <w:t>Streamlit</w:t>
      </w:r>
      <w:proofErr w:type="spellEnd"/>
      <w:r>
        <w:t xml:space="preserve"> application</w:t>
      </w:r>
    </w:p>
    <w:p w14:paraId="0000007D" w14:textId="77777777" w:rsidR="00A2584C" w:rsidRDefault="00000000">
      <w:pPr>
        <w:spacing w:before="240" w:after="240"/>
      </w:pPr>
      <w:r>
        <w:t>├── models/</w:t>
      </w:r>
    </w:p>
    <w:p w14:paraId="0000007E" w14:textId="77777777" w:rsidR="00A2584C" w:rsidRDefault="00000000">
      <w:pPr>
        <w:spacing w:before="240" w:after="240"/>
      </w:pPr>
      <w:r>
        <w:t>│   ├── train_model.py     # Model training script</w:t>
      </w:r>
    </w:p>
    <w:p w14:paraId="0000007F" w14:textId="77777777" w:rsidR="00A2584C" w:rsidRDefault="00000000">
      <w:pPr>
        <w:spacing w:before="240" w:after="240"/>
      </w:pPr>
      <w:r>
        <w:t>│   ├── model_utils.py     # Prediction functions</w:t>
      </w:r>
    </w:p>
    <w:p w14:paraId="00000080" w14:textId="77777777" w:rsidR="00A2584C" w:rsidRDefault="00000000">
      <w:pPr>
        <w:spacing w:before="240" w:after="240"/>
      </w:pPr>
      <w:r>
        <w:lastRenderedPageBreak/>
        <w:t xml:space="preserve">│   └── </w:t>
      </w:r>
      <w:proofErr w:type="spellStart"/>
      <w:r>
        <w:t>saved_models</w:t>
      </w:r>
      <w:proofErr w:type="spellEnd"/>
      <w:r>
        <w:t>/      # Serialized models</w:t>
      </w:r>
    </w:p>
    <w:p w14:paraId="00000081" w14:textId="77777777" w:rsidR="00A2584C" w:rsidRDefault="00000000">
      <w:pPr>
        <w:spacing w:before="240" w:after="240"/>
      </w:pPr>
      <w:r>
        <w:t>├── data/</w:t>
      </w:r>
    </w:p>
    <w:p w14:paraId="00000082" w14:textId="77777777" w:rsidR="00A2584C" w:rsidRDefault="00000000">
      <w:pPr>
        <w:spacing w:before="240" w:after="240"/>
      </w:pPr>
      <w:proofErr w:type="gramStart"/>
      <w:r>
        <w:t>│   ├── raw/              #</w:t>
      </w:r>
      <w:proofErr w:type="gramEnd"/>
      <w:r>
        <w:t xml:space="preserve"> Original dataset</w:t>
      </w:r>
    </w:p>
    <w:p w14:paraId="00000083" w14:textId="77777777" w:rsidR="00A2584C" w:rsidRDefault="00000000">
      <w:pPr>
        <w:spacing w:before="240" w:after="240"/>
      </w:pPr>
      <w:proofErr w:type="gramStart"/>
      <w:r>
        <w:t>│   ├── processed/        #</w:t>
      </w:r>
      <w:proofErr w:type="gramEnd"/>
      <w:r>
        <w:t xml:space="preserve"> Cleaned data</w:t>
      </w:r>
    </w:p>
    <w:p w14:paraId="00000084" w14:textId="77777777" w:rsidR="00A2584C" w:rsidRDefault="00000000">
      <w:pPr>
        <w:spacing w:before="240" w:after="240"/>
      </w:pPr>
      <w:proofErr w:type="gramStart"/>
      <w:r>
        <w:t>│   └── logs/             #</w:t>
      </w:r>
      <w:proofErr w:type="gramEnd"/>
      <w:r>
        <w:t xml:space="preserve"> Prediction logs</w:t>
      </w:r>
    </w:p>
    <w:p w14:paraId="00000085" w14:textId="77777777" w:rsidR="00A2584C" w:rsidRDefault="00000000">
      <w:pPr>
        <w:spacing w:before="240" w:after="240"/>
      </w:pPr>
      <w:r>
        <w:t>├── requirements.txt       # Dependencies</w:t>
      </w:r>
    </w:p>
    <w:p w14:paraId="00000086" w14:textId="77777777" w:rsidR="00A2584C" w:rsidRDefault="00000000">
      <w:pPr>
        <w:spacing w:before="240" w:after="240"/>
      </w:pPr>
      <w:r>
        <w:t>└── config.py             # Configuration settings</w:t>
      </w:r>
    </w:p>
    <w:p w14:paraId="00000087" w14:textId="77777777" w:rsidR="00A2584C" w:rsidRDefault="00A2584C">
      <w:pPr>
        <w:spacing w:before="240" w:after="240"/>
      </w:pPr>
    </w:p>
    <w:p w14:paraId="00000088" w14:textId="77777777" w:rsidR="00A2584C" w:rsidRDefault="00000000">
      <w:pPr>
        <w:pStyle w:val="Heading2"/>
        <w:keepNext w:val="0"/>
        <w:keepLines w:val="0"/>
        <w:spacing w:after="80"/>
        <w:rPr>
          <w:b/>
          <w:sz w:val="34"/>
          <w:szCs w:val="34"/>
        </w:rPr>
      </w:pPr>
      <w:bookmarkStart w:id="20" w:name="_ivl9mgrtgxfa" w:colFirst="0" w:colLast="0"/>
      <w:bookmarkEnd w:id="20"/>
      <w:r>
        <w:rPr>
          <w:b/>
          <w:sz w:val="34"/>
          <w:szCs w:val="34"/>
        </w:rPr>
        <w:t>Timeline</w:t>
      </w:r>
    </w:p>
    <w:p w14:paraId="00000089" w14:textId="4197FABE" w:rsidR="00A2584C" w:rsidRDefault="00000000">
      <w:pPr>
        <w:pStyle w:val="Heading3"/>
        <w:keepNext w:val="0"/>
        <w:keepLines w:val="0"/>
        <w:spacing w:before="280"/>
        <w:rPr>
          <w:b/>
          <w:color w:val="000000"/>
          <w:sz w:val="26"/>
          <w:szCs w:val="26"/>
        </w:rPr>
      </w:pPr>
      <w:bookmarkStart w:id="21" w:name="_4nf2tw9t7ias" w:colFirst="0" w:colLast="0"/>
      <w:bookmarkEnd w:id="21"/>
      <w:r>
        <w:rPr>
          <w:b/>
          <w:color w:val="000000"/>
          <w:sz w:val="26"/>
          <w:szCs w:val="26"/>
        </w:rPr>
        <w:t xml:space="preserve">Checkpoint 1 (September </w:t>
      </w:r>
      <w:del w:id="22" w:author="Maria Webb" w:date="2025-09-14T16:05:00Z" w16du:dateUtc="2025-09-14T20:05:00Z">
        <w:r w:rsidDel="0078445E">
          <w:rPr>
            <w:b/>
            <w:color w:val="000000"/>
            <w:sz w:val="26"/>
            <w:szCs w:val="26"/>
          </w:rPr>
          <w:delText>11</w:delText>
        </w:r>
      </w:del>
      <w:ins w:id="23" w:author="Maria Webb" w:date="2025-09-14T16:05:00Z" w16du:dateUtc="2025-09-14T20:05:00Z">
        <w:r w:rsidR="0078445E">
          <w:rPr>
            <w:b/>
            <w:color w:val="000000"/>
            <w:sz w:val="26"/>
            <w:szCs w:val="26"/>
          </w:rPr>
          <w:t>25</w:t>
        </w:r>
      </w:ins>
      <w:r>
        <w:rPr>
          <w:b/>
          <w:color w:val="000000"/>
          <w:sz w:val="26"/>
          <w:szCs w:val="26"/>
        </w:rPr>
        <w:t>): Data Foundation &amp; Model Validation</w:t>
      </w:r>
    </w:p>
    <w:p w14:paraId="0000008A" w14:textId="77777777" w:rsidR="00A2584C" w:rsidRDefault="00000000">
      <w:pPr>
        <w:numPr>
          <w:ilvl w:val="0"/>
          <w:numId w:val="6"/>
        </w:numPr>
        <w:spacing w:before="240"/>
      </w:pPr>
      <w:r>
        <w:t>Demonstrate data cleaning pipeline with before/after visualizations of missing values and outliers</w:t>
      </w:r>
    </w:p>
    <w:p w14:paraId="0000008B" w14:textId="77777777" w:rsidR="00A2584C" w:rsidRDefault="00000000">
      <w:pPr>
        <w:numPr>
          <w:ilvl w:val="0"/>
          <w:numId w:val="6"/>
        </w:numPr>
      </w:pPr>
      <w:r>
        <w:t>Present baseline Logistic Regression model trained on cleaned data with performance metrics</w:t>
      </w:r>
    </w:p>
    <w:p w14:paraId="0000008C" w14:textId="77777777" w:rsidR="00A2584C" w:rsidRDefault="00000000">
      <w:pPr>
        <w:numPr>
          <w:ilvl w:val="0"/>
          <w:numId w:val="6"/>
        </w:numPr>
        <w:spacing w:after="240"/>
      </w:pPr>
      <w:r>
        <w:t>Show simple Python script that accepts customer inputs and outputs churn prediction with probability score</w:t>
      </w:r>
    </w:p>
    <w:p w14:paraId="0000008D" w14:textId="78A55320" w:rsidR="00A2584C" w:rsidRDefault="00000000">
      <w:pPr>
        <w:pStyle w:val="Heading3"/>
        <w:keepNext w:val="0"/>
        <w:keepLines w:val="0"/>
        <w:spacing w:before="280"/>
        <w:rPr>
          <w:b/>
          <w:color w:val="000000"/>
          <w:sz w:val="26"/>
          <w:szCs w:val="26"/>
        </w:rPr>
      </w:pPr>
      <w:bookmarkStart w:id="24" w:name="_fuqirkjsz485" w:colFirst="0" w:colLast="0"/>
      <w:bookmarkEnd w:id="24"/>
      <w:r>
        <w:rPr>
          <w:b/>
          <w:color w:val="000000"/>
          <w:sz w:val="26"/>
          <w:szCs w:val="26"/>
        </w:rPr>
        <w:t xml:space="preserve">Checkpoint 2 (October </w:t>
      </w:r>
      <w:del w:id="25" w:author="Maria Webb" w:date="2025-09-14T16:05:00Z" w16du:dateUtc="2025-09-14T20:05:00Z">
        <w:r w:rsidDel="0078445E">
          <w:rPr>
            <w:b/>
            <w:color w:val="000000"/>
            <w:sz w:val="26"/>
            <w:szCs w:val="26"/>
          </w:rPr>
          <w:delText>2</w:delText>
        </w:r>
      </w:del>
      <w:ins w:id="26" w:author="Maria Webb" w:date="2025-09-14T16:05:00Z" w16du:dateUtc="2025-09-14T20:05:00Z">
        <w:r w:rsidR="0078445E">
          <w:rPr>
            <w:b/>
            <w:color w:val="000000"/>
            <w:sz w:val="26"/>
            <w:szCs w:val="26"/>
          </w:rPr>
          <w:t>9</w:t>
        </w:r>
      </w:ins>
      <w:r>
        <w:rPr>
          <w:b/>
          <w:color w:val="000000"/>
          <w:sz w:val="26"/>
          <w:szCs w:val="26"/>
        </w:rPr>
        <w:t>): Model Performance &amp; Basic Interface</w:t>
      </w:r>
    </w:p>
    <w:p w14:paraId="0000008E" w14:textId="77777777" w:rsidR="00A2584C" w:rsidRDefault="00000000">
      <w:pPr>
        <w:numPr>
          <w:ilvl w:val="0"/>
          <w:numId w:val="7"/>
        </w:numPr>
        <w:spacing w:before="240"/>
      </w:pPr>
      <w:r>
        <w:t xml:space="preserve">Show the result of 4 models AdaBoost, Gradient Boosting, </w:t>
      </w:r>
      <w:proofErr w:type="spellStart"/>
      <w:r>
        <w:t>CatBoost</w:t>
      </w:r>
      <w:proofErr w:type="spellEnd"/>
      <w:r>
        <w:t xml:space="preserve">, and </w:t>
      </w:r>
      <w:proofErr w:type="spellStart"/>
      <w:r>
        <w:t>LightGBM</w:t>
      </w:r>
      <w:proofErr w:type="spellEnd"/>
      <w:r>
        <w:t xml:space="preserve"> with performance metrics</w:t>
      </w:r>
    </w:p>
    <w:p w14:paraId="0000008F" w14:textId="77777777" w:rsidR="00A2584C" w:rsidRDefault="00000000">
      <w:pPr>
        <w:numPr>
          <w:ilvl w:val="0"/>
          <w:numId w:val="7"/>
        </w:numPr>
      </w:pPr>
      <w:r>
        <w:t xml:space="preserve">Demonstrate the cross-validation results and more specific </w:t>
      </w:r>
      <w:proofErr w:type="gramStart"/>
      <w:r>
        <w:t>information why</w:t>
      </w:r>
      <w:proofErr w:type="gramEnd"/>
      <w:r>
        <w:t xml:space="preserve"> choose the best performing model for deployment</w:t>
      </w:r>
    </w:p>
    <w:p w14:paraId="00000090" w14:textId="77777777" w:rsidR="00A2584C" w:rsidRDefault="00000000">
      <w:pPr>
        <w:numPr>
          <w:ilvl w:val="0"/>
          <w:numId w:val="7"/>
        </w:numPr>
        <w:spacing w:after="240"/>
      </w:pPr>
      <w:r>
        <w:t xml:space="preserve">Present basic </w:t>
      </w:r>
      <w:proofErr w:type="spellStart"/>
      <w:r>
        <w:t>Streamlit</w:t>
      </w:r>
      <w:proofErr w:type="spellEnd"/>
      <w:r>
        <w:t xml:space="preserve"> webpage with input form for hand inputting attributes</w:t>
      </w:r>
    </w:p>
    <w:p w14:paraId="00000091" w14:textId="77777777" w:rsidR="00A2584C" w:rsidRDefault="00000000">
      <w:pPr>
        <w:pStyle w:val="Heading3"/>
        <w:keepNext w:val="0"/>
        <w:keepLines w:val="0"/>
        <w:spacing w:before="280"/>
        <w:rPr>
          <w:b/>
          <w:color w:val="000000"/>
          <w:sz w:val="26"/>
          <w:szCs w:val="26"/>
        </w:rPr>
      </w:pPr>
      <w:bookmarkStart w:id="27" w:name="_dgouzgw3ndsx" w:colFirst="0" w:colLast="0"/>
      <w:bookmarkEnd w:id="27"/>
      <w:r>
        <w:rPr>
          <w:b/>
          <w:color w:val="000000"/>
          <w:sz w:val="26"/>
          <w:szCs w:val="26"/>
        </w:rPr>
        <w:t>Checkpoint 3 (October 30): Enhanced Interface with Visualizations</w:t>
      </w:r>
    </w:p>
    <w:p w14:paraId="00000092" w14:textId="77777777" w:rsidR="00A2584C" w:rsidRDefault="00000000">
      <w:pPr>
        <w:numPr>
          <w:ilvl w:val="0"/>
          <w:numId w:val="13"/>
        </w:numPr>
        <w:spacing w:before="240"/>
      </w:pPr>
      <w:r>
        <w:t xml:space="preserve">Demonstrate </w:t>
      </w:r>
      <w:proofErr w:type="spellStart"/>
      <w:r>
        <w:t>Streamlit</w:t>
      </w:r>
      <w:proofErr w:type="spellEnd"/>
      <w:r>
        <w:t xml:space="preserve"> app with interactive input widgets for all customer features</w:t>
      </w:r>
    </w:p>
    <w:p w14:paraId="00000093" w14:textId="77777777" w:rsidR="00A2584C" w:rsidRDefault="00000000">
      <w:pPr>
        <w:numPr>
          <w:ilvl w:val="0"/>
          <w:numId w:val="13"/>
        </w:numPr>
      </w:pPr>
      <w:r>
        <w:t>Show prediction results with probability gauge and risk level indicators</w:t>
      </w:r>
    </w:p>
    <w:p w14:paraId="00000094" w14:textId="77777777" w:rsidR="00A2584C" w:rsidRDefault="00000000">
      <w:pPr>
        <w:numPr>
          <w:ilvl w:val="0"/>
          <w:numId w:val="13"/>
        </w:numPr>
      </w:pPr>
      <w:r>
        <w:t xml:space="preserve">Present feature importance bar chart explaining which factors most influence </w:t>
      </w:r>
      <w:proofErr w:type="gramStart"/>
      <w:r>
        <w:t>the prediction</w:t>
      </w:r>
      <w:proofErr w:type="gramEnd"/>
    </w:p>
    <w:p w14:paraId="00000095" w14:textId="77777777" w:rsidR="00A2584C" w:rsidRDefault="00000000">
      <w:pPr>
        <w:numPr>
          <w:ilvl w:val="0"/>
          <w:numId w:val="13"/>
        </w:numPr>
        <w:spacing w:after="240"/>
      </w:pPr>
      <w:r>
        <w:t>Display basic recommendations or explanations based on prediction results</w:t>
      </w:r>
    </w:p>
    <w:p w14:paraId="00000096" w14:textId="0C8BB5DD" w:rsidR="00A2584C" w:rsidRDefault="00000000">
      <w:pPr>
        <w:pStyle w:val="Heading3"/>
        <w:keepNext w:val="0"/>
        <w:keepLines w:val="0"/>
        <w:spacing w:before="280"/>
        <w:rPr>
          <w:b/>
          <w:color w:val="000000"/>
          <w:sz w:val="26"/>
          <w:szCs w:val="26"/>
        </w:rPr>
      </w:pPr>
      <w:bookmarkStart w:id="28" w:name="_nf1md9uxnts8" w:colFirst="0" w:colLast="0"/>
      <w:bookmarkEnd w:id="28"/>
      <w:r>
        <w:rPr>
          <w:b/>
          <w:color w:val="000000"/>
          <w:sz w:val="26"/>
          <w:szCs w:val="26"/>
        </w:rPr>
        <w:t>Checkpoint 4 (</w:t>
      </w:r>
      <w:del w:id="29" w:author="Maria Webb" w:date="2025-09-14T16:05:00Z" w16du:dateUtc="2025-09-14T20:05:00Z">
        <w:r w:rsidDel="0078445E">
          <w:rPr>
            <w:b/>
            <w:color w:val="000000"/>
            <w:sz w:val="26"/>
            <w:szCs w:val="26"/>
          </w:rPr>
          <w:delText>December 5</w:delText>
        </w:r>
      </w:del>
      <w:ins w:id="30" w:author="Maria Webb" w:date="2025-09-14T16:05:00Z" w16du:dateUtc="2025-09-14T20:05:00Z">
        <w:r w:rsidR="0078445E">
          <w:rPr>
            <w:b/>
            <w:color w:val="000000"/>
            <w:sz w:val="26"/>
            <w:szCs w:val="26"/>
          </w:rPr>
          <w:t>Nov 20</w:t>
        </w:r>
      </w:ins>
      <w:r>
        <w:rPr>
          <w:b/>
          <w:color w:val="000000"/>
          <w:sz w:val="26"/>
          <w:szCs w:val="26"/>
        </w:rPr>
        <w:t>): Polished Final Application</w:t>
      </w:r>
    </w:p>
    <w:p w14:paraId="00000097" w14:textId="77777777" w:rsidR="00A2584C" w:rsidRDefault="00000000">
      <w:pPr>
        <w:numPr>
          <w:ilvl w:val="0"/>
          <w:numId w:val="14"/>
        </w:numPr>
        <w:spacing w:before="240"/>
      </w:pPr>
      <w:r>
        <w:t xml:space="preserve">Demonstrate clean, professional </w:t>
      </w:r>
      <w:proofErr w:type="spellStart"/>
      <w:r>
        <w:t>Streamlit</w:t>
      </w:r>
      <w:proofErr w:type="spellEnd"/>
      <w:r>
        <w:t xml:space="preserve"> interface with improved styling and layout</w:t>
      </w:r>
    </w:p>
    <w:p w14:paraId="00000098" w14:textId="77777777" w:rsidR="00A2584C" w:rsidRDefault="00000000">
      <w:pPr>
        <w:numPr>
          <w:ilvl w:val="0"/>
          <w:numId w:val="14"/>
        </w:numPr>
      </w:pPr>
      <w:r>
        <w:t>Show color-coded risk indicators and intuitive user experience design</w:t>
      </w:r>
    </w:p>
    <w:p w14:paraId="00000099" w14:textId="77777777" w:rsidR="00A2584C" w:rsidRDefault="00000000">
      <w:pPr>
        <w:numPr>
          <w:ilvl w:val="0"/>
          <w:numId w:val="14"/>
        </w:numPr>
      </w:pPr>
      <w:r>
        <w:lastRenderedPageBreak/>
        <w:t>Present comprehensive prediction dashboard with charts, explanations, and visual feedback</w:t>
      </w:r>
    </w:p>
    <w:p w14:paraId="0000009A" w14:textId="77777777" w:rsidR="00A2584C" w:rsidRDefault="00000000">
      <w:pPr>
        <w:numPr>
          <w:ilvl w:val="0"/>
          <w:numId w:val="14"/>
        </w:numPr>
        <w:spacing w:after="240"/>
      </w:pPr>
      <w:r>
        <w:t>Display final application with smooth functionality and user-friendly presentation ready for real-world use</w:t>
      </w:r>
    </w:p>
    <w:p w14:paraId="0000009B" w14:textId="77777777" w:rsidR="00A2584C" w:rsidRDefault="00000000">
      <w:pPr>
        <w:pStyle w:val="Heading2"/>
        <w:keepNext w:val="0"/>
        <w:keepLines w:val="0"/>
        <w:spacing w:after="80"/>
        <w:rPr>
          <w:b/>
          <w:sz w:val="34"/>
          <w:szCs w:val="34"/>
        </w:rPr>
      </w:pPr>
      <w:bookmarkStart w:id="31" w:name="_n9nlv9d39rgm" w:colFirst="0" w:colLast="0"/>
      <w:bookmarkEnd w:id="31"/>
      <w:r>
        <w:rPr>
          <w:b/>
          <w:sz w:val="34"/>
          <w:szCs w:val="34"/>
        </w:rPr>
        <w:t>Future Enhancements</w:t>
      </w:r>
    </w:p>
    <w:p w14:paraId="0000009C" w14:textId="77777777" w:rsidR="00A2584C" w:rsidRDefault="00000000">
      <w:pPr>
        <w:numPr>
          <w:ilvl w:val="0"/>
          <w:numId w:val="1"/>
        </w:numPr>
        <w:spacing w:before="240"/>
      </w:pPr>
      <w:r>
        <w:t>Add a bank dashboard for bulk customer churn analysis</w:t>
      </w:r>
    </w:p>
    <w:p w14:paraId="0000009D" w14:textId="77777777" w:rsidR="00A2584C" w:rsidRDefault="00000000">
      <w:pPr>
        <w:numPr>
          <w:ilvl w:val="0"/>
          <w:numId w:val="1"/>
        </w:numPr>
      </w:pPr>
      <w:r>
        <w:t>Connect to real-time data feeds for live updates</w:t>
      </w:r>
    </w:p>
    <w:p w14:paraId="0000009E" w14:textId="77777777" w:rsidR="00A2584C" w:rsidRDefault="00000000">
      <w:pPr>
        <w:numPr>
          <w:ilvl w:val="0"/>
          <w:numId w:val="1"/>
        </w:numPr>
      </w:pPr>
      <w:r>
        <w:t>Build a recommendation system with retention strategies</w:t>
      </w:r>
    </w:p>
    <w:p w14:paraId="0000009F" w14:textId="77777777" w:rsidR="00A2584C" w:rsidRDefault="00000000">
      <w:pPr>
        <w:numPr>
          <w:ilvl w:val="0"/>
          <w:numId w:val="1"/>
        </w:numPr>
      </w:pPr>
      <w:r>
        <w:t>Develop a mobile app version for wider access</w:t>
      </w:r>
    </w:p>
    <w:p w14:paraId="000000A0" w14:textId="77777777" w:rsidR="00A2584C" w:rsidRDefault="00000000">
      <w:pPr>
        <w:numPr>
          <w:ilvl w:val="0"/>
          <w:numId w:val="1"/>
        </w:numPr>
      </w:pPr>
      <w:r>
        <w:t>Implement A/B testing framework for model comparison</w:t>
      </w:r>
    </w:p>
    <w:p w14:paraId="000000A1" w14:textId="77777777" w:rsidR="00A2584C" w:rsidRDefault="00000000">
      <w:pPr>
        <w:numPr>
          <w:ilvl w:val="0"/>
          <w:numId w:val="1"/>
        </w:numPr>
      </w:pPr>
      <w:r>
        <w:t>Add customer segmentation analysis</w:t>
      </w:r>
    </w:p>
    <w:p w14:paraId="000000A2" w14:textId="77777777" w:rsidR="00A2584C" w:rsidRDefault="00000000">
      <w:pPr>
        <w:numPr>
          <w:ilvl w:val="0"/>
          <w:numId w:val="1"/>
        </w:numPr>
        <w:spacing w:after="240"/>
      </w:pPr>
      <w:r>
        <w:t>Create automated reporting and alerting system</w:t>
      </w:r>
    </w:p>
    <w:p w14:paraId="000000A3" w14:textId="77777777" w:rsidR="00A2584C" w:rsidRDefault="00000000">
      <w:pPr>
        <w:pStyle w:val="Heading2"/>
        <w:keepNext w:val="0"/>
        <w:keepLines w:val="0"/>
        <w:spacing w:after="80"/>
        <w:rPr>
          <w:b/>
          <w:sz w:val="34"/>
          <w:szCs w:val="34"/>
        </w:rPr>
      </w:pPr>
      <w:bookmarkStart w:id="32" w:name="_iicenfq2cbwl" w:colFirst="0" w:colLast="0"/>
      <w:bookmarkEnd w:id="32"/>
      <w:r>
        <w:rPr>
          <w:b/>
          <w:sz w:val="34"/>
          <w:szCs w:val="34"/>
        </w:rPr>
        <w:t>Bibliography</w:t>
      </w:r>
    </w:p>
    <w:p w14:paraId="000000A4" w14:textId="73779248" w:rsidR="00A2584C" w:rsidRDefault="00000000">
      <w:pPr>
        <w:spacing w:before="240" w:after="240"/>
        <w:ind w:left="720" w:hanging="720"/>
      </w:pPr>
      <w:r>
        <w:t xml:space="preserve">Brownlee, Jason. "SMOTE for Imbalanced Classification with Python." Machine Learning Mastery, 11 Jan. 2020. Web. 28 Aug. 2025. </w:t>
      </w:r>
      <w:r w:rsidR="009355C7">
        <w:br/>
      </w:r>
      <w:r>
        <w:t>&lt;</w:t>
      </w:r>
      <w:hyperlink r:id="rId11">
        <w:r w:rsidR="00A2584C">
          <w:rPr>
            <w:color w:val="1155CC"/>
            <w:u w:val="single"/>
          </w:rPr>
          <w:t>machinelearningmastery.com/smote-oversampling-for-imbalanced-classification/</w:t>
        </w:r>
      </w:hyperlink>
      <w:r>
        <w:t xml:space="preserve">&gt;. </w:t>
      </w:r>
    </w:p>
    <w:p w14:paraId="000000A5" w14:textId="77777777" w:rsidR="00A2584C" w:rsidRDefault="00000000">
      <w:pPr>
        <w:spacing w:before="240" w:after="240"/>
        <w:ind w:left="720" w:hanging="720"/>
      </w:pPr>
      <w:r>
        <w:t>"</w:t>
      </w:r>
      <w:proofErr w:type="spellStart"/>
      <w:r>
        <w:t>CatBoost</w:t>
      </w:r>
      <w:proofErr w:type="spellEnd"/>
      <w:r>
        <w:t xml:space="preserve"> Documentation." </w:t>
      </w:r>
      <w:proofErr w:type="spellStart"/>
      <w:r>
        <w:t>CatBoost</w:t>
      </w:r>
      <w:proofErr w:type="spellEnd"/>
      <w:r>
        <w:t>. Web. 28 Aug. 2025.</w:t>
      </w:r>
      <w:r>
        <w:br/>
        <w:t>&lt;</w:t>
      </w:r>
      <w:hyperlink r:id="rId12">
        <w:r w:rsidR="00A2584C">
          <w:rPr>
            <w:color w:val="1155CC"/>
            <w:u w:val="single"/>
          </w:rPr>
          <w:t>catboost.ai/</w:t>
        </w:r>
        <w:proofErr w:type="spellStart"/>
        <w:r w:rsidR="00A2584C">
          <w:rPr>
            <w:color w:val="1155CC"/>
            <w:u w:val="single"/>
          </w:rPr>
          <w:t>en</w:t>
        </w:r>
        <w:proofErr w:type="spellEnd"/>
        <w:r w:rsidR="00A2584C">
          <w:rPr>
            <w:color w:val="1155CC"/>
            <w:u w:val="single"/>
          </w:rPr>
          <w:t>/docs/</w:t>
        </w:r>
      </w:hyperlink>
      <w:r>
        <w:t>&gt;.</w:t>
      </w:r>
    </w:p>
    <w:p w14:paraId="000000A6" w14:textId="77777777" w:rsidR="00A2584C" w:rsidRDefault="00000000">
      <w:pPr>
        <w:spacing w:before="240" w:after="240"/>
        <w:ind w:left="720" w:hanging="720"/>
      </w:pPr>
      <w:r>
        <w:t>Chen, Tianqi, and Carlos Guestrin. "</w:t>
      </w:r>
      <w:proofErr w:type="spellStart"/>
      <w:r>
        <w:t>XGBoost</w:t>
      </w:r>
      <w:proofErr w:type="spellEnd"/>
      <w:r>
        <w:t>: A Scalable Tree Boosting System." Proceedings of the 22nd ACM SIGKDD International Conference on Knowledge Discovery and Data Mining, 2016. Web 29 Aug. 2025.</w:t>
      </w:r>
      <w:r>
        <w:br/>
        <w:t>&lt;</w:t>
      </w:r>
      <w:hyperlink r:id="rId13">
        <w:r w:rsidR="00A2584C">
          <w:rPr>
            <w:color w:val="1155CC"/>
            <w:u w:val="single"/>
          </w:rPr>
          <w:t>https://dl.acm.org/doi/10.1145/2939672.2939785&gt;.</w:t>
        </w:r>
      </w:hyperlink>
    </w:p>
    <w:p w14:paraId="000000A7" w14:textId="77777777" w:rsidR="00A2584C" w:rsidRDefault="00000000">
      <w:pPr>
        <w:spacing w:before="240" w:after="240"/>
        <w:ind w:left="720" w:hanging="720"/>
      </w:pPr>
      <w:r>
        <w:t>Chawla, Nitesh V., et al. "SMOTE: Synthetic Minority Over-sampling Technique." Journal of Artificial Intelligence Research, vol. 16, 2002. Web. 1 Sept. 2025.</w:t>
      </w:r>
      <w:r>
        <w:br/>
        <w:t>&lt;</w:t>
      </w:r>
      <w:hyperlink r:id="rId14">
        <w:r w:rsidR="00A2584C">
          <w:rPr>
            <w:color w:val="1155CC"/>
            <w:u w:val="single"/>
          </w:rPr>
          <w:t>https://arxiv.org/abs/1106.1813</w:t>
        </w:r>
      </w:hyperlink>
      <w:r>
        <w:t>&gt;.</w:t>
      </w:r>
    </w:p>
    <w:p w14:paraId="000000A8" w14:textId="77777777" w:rsidR="00A2584C" w:rsidRDefault="00000000">
      <w:pPr>
        <w:spacing w:before="240" w:after="240"/>
        <w:ind w:left="720" w:hanging="720"/>
      </w:pPr>
      <w:r>
        <w:t>"Customer Churn Dataset." Kaggle. Web. 28 Aug. 2025.</w:t>
      </w:r>
      <w:r>
        <w:br/>
        <w:t>&lt;</w:t>
      </w:r>
      <w:hyperlink r:id="rId15">
        <w:r w:rsidR="00A2584C">
          <w:rPr>
            <w:color w:val="1155CC"/>
            <w:u w:val="single"/>
          </w:rPr>
          <w:t>www.kaggle.com/datasets/mathchi/churn-for-bank-customers</w:t>
        </w:r>
      </w:hyperlink>
      <w:r>
        <w:t xml:space="preserve">&gt;. </w:t>
      </w:r>
    </w:p>
    <w:p w14:paraId="000000A9" w14:textId="77777777" w:rsidR="00A2584C" w:rsidRDefault="00000000">
      <w:pPr>
        <w:spacing w:before="240" w:after="240"/>
        <w:ind w:left="720" w:hanging="720"/>
      </w:pPr>
      <w:r>
        <w:t>"Imbalanced-</w:t>
      </w:r>
      <w:proofErr w:type="gramStart"/>
      <w:r>
        <w:t>learn</w:t>
      </w:r>
      <w:proofErr w:type="gramEnd"/>
      <w:r>
        <w:t xml:space="preserve"> Documentation." Imbalanced-learn, Web. 1 Sept. 2025.</w:t>
      </w:r>
      <w:r>
        <w:br/>
        <w:t>&lt;</w:t>
      </w:r>
      <w:hyperlink r:id="rId16">
        <w:r w:rsidR="00A2584C">
          <w:rPr>
            <w:color w:val="1155CC"/>
            <w:u w:val="single"/>
          </w:rPr>
          <w:t>imbalanced-learn.org/stable/</w:t>
        </w:r>
      </w:hyperlink>
      <w:r>
        <w:t>&gt;.</w:t>
      </w:r>
    </w:p>
    <w:p w14:paraId="000000AA" w14:textId="77777777" w:rsidR="00A2584C" w:rsidRDefault="00000000">
      <w:pPr>
        <w:spacing w:before="240" w:after="240"/>
        <w:ind w:left="720" w:hanging="720"/>
      </w:pPr>
      <w:r>
        <w:t>"</w:t>
      </w:r>
      <w:proofErr w:type="spellStart"/>
      <w:r>
        <w:t>LightGBM</w:t>
      </w:r>
      <w:proofErr w:type="spellEnd"/>
      <w:r>
        <w:t xml:space="preserve"> Documentation." </w:t>
      </w:r>
      <w:proofErr w:type="spellStart"/>
      <w:r>
        <w:t>LightGBM</w:t>
      </w:r>
      <w:proofErr w:type="spellEnd"/>
      <w:r>
        <w:t>. Web. 28 Aug. 2025.</w:t>
      </w:r>
      <w:r>
        <w:br/>
        <w:t>&lt;</w:t>
      </w:r>
      <w:hyperlink r:id="rId17">
        <w:r w:rsidR="00A2584C">
          <w:rPr>
            <w:color w:val="1155CC"/>
            <w:u w:val="single"/>
          </w:rPr>
          <w:t>lightgbm.readthedocs.io/</w:t>
        </w:r>
        <w:proofErr w:type="spellStart"/>
        <w:r w:rsidR="00A2584C">
          <w:rPr>
            <w:color w:val="1155CC"/>
            <w:u w:val="single"/>
          </w:rPr>
          <w:t>en</w:t>
        </w:r>
        <w:proofErr w:type="spellEnd"/>
        <w:r w:rsidR="00A2584C">
          <w:rPr>
            <w:color w:val="1155CC"/>
            <w:u w:val="single"/>
          </w:rPr>
          <w:t>/stable/</w:t>
        </w:r>
      </w:hyperlink>
      <w:r>
        <w:t>&gt;.</w:t>
      </w:r>
    </w:p>
    <w:p w14:paraId="000000AB" w14:textId="77777777" w:rsidR="00A2584C" w:rsidRDefault="00000000">
      <w:pPr>
        <w:spacing w:before="240" w:after="240"/>
        <w:ind w:left="720" w:hanging="720"/>
      </w:pPr>
      <w:r>
        <w:t>"Matplotlib Documentation." Matplotlib. Web. 28 Aug. 2025.</w:t>
      </w:r>
      <w:r>
        <w:br/>
        <w:t>&lt;</w:t>
      </w:r>
      <w:hyperlink r:id="rId18">
        <w:r w:rsidR="00A2584C">
          <w:rPr>
            <w:color w:val="1155CC"/>
            <w:u w:val="single"/>
          </w:rPr>
          <w:t>matplotlib.org/stable/</w:t>
        </w:r>
      </w:hyperlink>
      <w:r>
        <w:t>&gt;.</w:t>
      </w:r>
    </w:p>
    <w:p w14:paraId="000000AC" w14:textId="77777777" w:rsidR="00A2584C" w:rsidRDefault="00000000">
      <w:pPr>
        <w:spacing w:before="240" w:after="240"/>
        <w:ind w:left="720" w:hanging="720"/>
      </w:pPr>
      <w:r>
        <w:t>"NumPy Documentation." NumPy. Web. 28 Aug. 2025.</w:t>
      </w:r>
      <w:r>
        <w:br/>
        <w:t>&lt;</w:t>
      </w:r>
      <w:hyperlink r:id="rId19">
        <w:r w:rsidR="00A2584C">
          <w:rPr>
            <w:color w:val="1155CC"/>
            <w:u w:val="single"/>
          </w:rPr>
          <w:t>numpy.org/doc/stable/</w:t>
        </w:r>
      </w:hyperlink>
      <w:r>
        <w:t>&gt;.</w:t>
      </w:r>
    </w:p>
    <w:p w14:paraId="000000AD" w14:textId="77777777" w:rsidR="00A2584C" w:rsidRDefault="00000000">
      <w:pPr>
        <w:spacing w:before="240" w:after="240"/>
        <w:ind w:left="720" w:hanging="720"/>
      </w:pPr>
      <w:r>
        <w:lastRenderedPageBreak/>
        <w:t>"Pandas Documentation." Pandas. Web. 28 Aug. 2025.</w:t>
      </w:r>
      <w:r>
        <w:br/>
        <w:t>&lt;</w:t>
      </w:r>
      <w:hyperlink r:id="rId20">
        <w:r w:rsidR="00A2584C">
          <w:rPr>
            <w:color w:val="1155CC"/>
            <w:u w:val="single"/>
          </w:rPr>
          <w:t>pandas.pydata.org/docs/</w:t>
        </w:r>
      </w:hyperlink>
      <w:r>
        <w:t>&gt;.</w:t>
      </w:r>
    </w:p>
    <w:p w14:paraId="000000AE" w14:textId="77777777" w:rsidR="00A2584C" w:rsidRDefault="00000000">
      <w:pPr>
        <w:spacing w:before="240" w:after="240"/>
        <w:ind w:left="720" w:hanging="720"/>
      </w:pPr>
      <w:r>
        <w:t>"</w:t>
      </w:r>
      <w:proofErr w:type="spellStart"/>
      <w:r>
        <w:t>Plotly</w:t>
      </w:r>
      <w:proofErr w:type="spellEnd"/>
      <w:r>
        <w:t xml:space="preserve"> Python Documentation." </w:t>
      </w:r>
      <w:proofErr w:type="spellStart"/>
      <w:r>
        <w:t>Plotly</w:t>
      </w:r>
      <w:proofErr w:type="spellEnd"/>
      <w:r>
        <w:t>. Web 11 Sept. 2025.</w:t>
      </w:r>
      <w:r>
        <w:br/>
        <w:t>&lt;</w:t>
      </w:r>
      <w:hyperlink r:id="rId21">
        <w:r w:rsidR="00A2584C">
          <w:rPr>
            <w:color w:val="1155CC"/>
            <w:u w:val="single"/>
          </w:rPr>
          <w:t>plotly.com/python/</w:t>
        </w:r>
      </w:hyperlink>
      <w:r>
        <w:t>&gt;.</w:t>
      </w:r>
    </w:p>
    <w:p w14:paraId="000000AF" w14:textId="77777777" w:rsidR="00A2584C" w:rsidRDefault="00000000">
      <w:pPr>
        <w:spacing w:before="240" w:after="240"/>
        <w:ind w:left="720" w:hanging="720"/>
      </w:pPr>
      <w:r>
        <w:t>"Scikit-learn Documentation." Scikit-learn. Web. 11 Sept. 2025.</w:t>
      </w:r>
      <w:r>
        <w:br/>
        <w:t>&lt;</w:t>
      </w:r>
      <w:hyperlink r:id="rId22">
        <w:r w:rsidR="00A2584C">
          <w:rPr>
            <w:color w:val="1155CC"/>
            <w:u w:val="single"/>
          </w:rPr>
          <w:t>scikit-learn.org/stable/</w:t>
        </w:r>
      </w:hyperlink>
      <w:r>
        <w:t>&gt;.</w:t>
      </w:r>
    </w:p>
    <w:p w14:paraId="000000B0" w14:textId="0674B4C1" w:rsidR="00A2584C" w:rsidRDefault="00000000">
      <w:pPr>
        <w:spacing w:before="240" w:after="240"/>
        <w:ind w:left="720" w:hanging="720"/>
      </w:pPr>
      <w:r>
        <w:t>"Seaborn Documentation." Seaborn. W</w:t>
      </w:r>
      <w:r w:rsidR="009355C7">
        <w:t>eb. 11 Sept</w:t>
      </w:r>
      <w:r>
        <w:t>. 2025.</w:t>
      </w:r>
      <w:r>
        <w:br/>
        <w:t>&lt;</w:t>
      </w:r>
      <w:hyperlink r:id="rId23">
        <w:r w:rsidR="00A2584C">
          <w:rPr>
            <w:color w:val="1155CC"/>
            <w:u w:val="single"/>
          </w:rPr>
          <w:t>seaborn.pydata.org/</w:t>
        </w:r>
      </w:hyperlink>
      <w:r>
        <w:t>&gt;.</w:t>
      </w:r>
    </w:p>
    <w:p w14:paraId="000000B1" w14:textId="5AD10C20" w:rsidR="00A2584C" w:rsidRDefault="00000000">
      <w:pPr>
        <w:spacing w:before="240" w:after="240"/>
        <w:ind w:left="720" w:hanging="720"/>
      </w:pPr>
      <w:r>
        <w:t>"</w:t>
      </w:r>
      <w:proofErr w:type="spellStart"/>
      <w:r>
        <w:t>Streamlit</w:t>
      </w:r>
      <w:proofErr w:type="spellEnd"/>
      <w:r>
        <w:t xml:space="preserve"> Documentation." </w:t>
      </w:r>
      <w:proofErr w:type="spellStart"/>
      <w:r>
        <w:t>Streamlit</w:t>
      </w:r>
      <w:proofErr w:type="spellEnd"/>
      <w:r>
        <w:t xml:space="preserve">. </w:t>
      </w:r>
      <w:r w:rsidR="009355C7">
        <w:t>Web. 11 Sept</w:t>
      </w:r>
      <w:r>
        <w:t>. 2025.</w:t>
      </w:r>
      <w:r>
        <w:br/>
        <w:t>&lt;</w:t>
      </w:r>
      <w:hyperlink r:id="rId24">
        <w:r w:rsidR="00A2584C">
          <w:rPr>
            <w:color w:val="1155CC"/>
            <w:u w:val="single"/>
          </w:rPr>
          <w:t>docs.streamlit.io/</w:t>
        </w:r>
      </w:hyperlink>
      <w:r>
        <w:t>&gt;.</w:t>
      </w:r>
    </w:p>
    <w:p w14:paraId="000000B2" w14:textId="77777777" w:rsidR="00A2584C" w:rsidRDefault="00A2584C">
      <w:pPr>
        <w:spacing w:before="240" w:after="240"/>
      </w:pPr>
    </w:p>
    <w:p w14:paraId="000000B3" w14:textId="77777777" w:rsidR="00A2584C" w:rsidRDefault="00A2584C"/>
    <w:sectPr w:rsidR="00A2584C">
      <w:footerReference w:type="default" r:id="rId25"/>
      <w:pgSz w:w="12240" w:h="15840"/>
      <w:pgMar w:top="1170" w:right="1440" w:bottom="99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ia Webb" w:date="2025-09-14T14:14:00Z" w:initials="MW">
    <w:p w14:paraId="470B07FC" w14:textId="77777777" w:rsidR="00EB5A08" w:rsidRDefault="00EB5A08" w:rsidP="00EB5A08">
      <w:pPr>
        <w:pStyle w:val="CommentText"/>
      </w:pPr>
      <w:r>
        <w:rPr>
          <w:rStyle w:val="CommentReference"/>
        </w:rPr>
        <w:annotationRef/>
      </w:r>
      <w:r>
        <w:t>The dates in here are not correct - please fix (you should fix it in the timeline section first, then update this Table of Contents) -0.1</w:t>
      </w:r>
    </w:p>
  </w:comment>
  <w:comment w:id="7" w:author="Maria Webb" w:date="2025-09-14T15:41:00Z" w:initials="MW">
    <w:p w14:paraId="147C6467" w14:textId="77777777" w:rsidR="00A41C72" w:rsidRDefault="00A41C72" w:rsidP="00A41C72">
      <w:pPr>
        <w:pStyle w:val="CommentText"/>
      </w:pPr>
      <w:r>
        <w:rPr>
          <w:rStyle w:val="CommentReference"/>
        </w:rPr>
        <w:annotationRef/>
      </w:r>
      <w:r>
        <w:t>Need to include which OS and version you are using</w:t>
      </w:r>
    </w:p>
  </w:comment>
  <w:comment w:id="8" w:author="Maria Webb" w:date="2025-09-14T15:41:00Z" w:initials="MW">
    <w:p w14:paraId="44F18213" w14:textId="77777777" w:rsidR="00A41C72" w:rsidRDefault="00A41C72" w:rsidP="00A41C72">
      <w:pPr>
        <w:pStyle w:val="CommentText"/>
      </w:pPr>
      <w:r>
        <w:rPr>
          <w:rStyle w:val="CommentReference"/>
        </w:rPr>
        <w:annotationRef/>
      </w:r>
      <w:r>
        <w:t>Include versions for all</w:t>
      </w:r>
    </w:p>
  </w:comment>
  <w:comment w:id="9" w:author="Maria Webb" w:date="2025-09-14T15:41:00Z" w:initials="MW">
    <w:p w14:paraId="5BC47892" w14:textId="29CCD2FF" w:rsidR="00A41C72" w:rsidRDefault="00A41C72" w:rsidP="00A41C72">
      <w:pPr>
        <w:pStyle w:val="CommentText"/>
      </w:pPr>
      <w:r>
        <w:rPr>
          <w:rStyle w:val="CommentReference"/>
        </w:rPr>
        <w:annotationRef/>
      </w:r>
      <w:r>
        <w:t>Include version</w:t>
      </w:r>
    </w:p>
  </w:comment>
  <w:comment w:id="10" w:author="Maria Webb" w:date="2025-09-14T15:41:00Z" w:initials="MW">
    <w:p w14:paraId="14CA69F1" w14:textId="77777777" w:rsidR="00A41C72" w:rsidRDefault="00A41C72" w:rsidP="00A41C72">
      <w:pPr>
        <w:pStyle w:val="CommentText"/>
      </w:pPr>
      <w:r>
        <w:rPr>
          <w:rStyle w:val="CommentReference"/>
        </w:rPr>
        <w:annotationRef/>
      </w:r>
      <w:r>
        <w:t>Include versions</w:t>
      </w:r>
    </w:p>
  </w:comment>
  <w:comment w:id="11" w:author="Maria Webb" w:date="2025-09-14T15:42:00Z" w:initials="MW">
    <w:p w14:paraId="43ACAE93" w14:textId="77777777" w:rsidR="00A41C72" w:rsidRDefault="00A41C72" w:rsidP="00A41C72">
      <w:pPr>
        <w:pStyle w:val="CommentText"/>
      </w:pPr>
      <w:r>
        <w:rPr>
          <w:rStyle w:val="CommentReference"/>
        </w:rPr>
        <w:annotationRef/>
      </w:r>
      <w:r>
        <w:t>Include version</w:t>
      </w:r>
    </w:p>
  </w:comment>
  <w:comment w:id="12" w:author="Maria Webb" w:date="2025-09-14T15:42:00Z" w:initials="MW">
    <w:p w14:paraId="18C604D1" w14:textId="77777777" w:rsidR="00A41C72" w:rsidRDefault="00A41C72" w:rsidP="00A41C72">
      <w:pPr>
        <w:pStyle w:val="CommentText"/>
      </w:pPr>
      <w:r>
        <w:rPr>
          <w:rStyle w:val="CommentReference"/>
        </w:rPr>
        <w:annotationRef/>
      </w:r>
      <w:r>
        <w:t>Include version</w:t>
      </w:r>
    </w:p>
  </w:comment>
  <w:comment w:id="13" w:author="Maria Webb" w:date="2025-09-14T15:42:00Z" w:initials="MW">
    <w:p w14:paraId="4D5EEB83" w14:textId="77777777" w:rsidR="00A41C72" w:rsidRDefault="00A41C72" w:rsidP="00A41C72">
      <w:pPr>
        <w:pStyle w:val="CommentText"/>
      </w:pPr>
      <w:r>
        <w:rPr>
          <w:rStyle w:val="CommentReference"/>
        </w:rPr>
        <w:annotationRef/>
      </w:r>
      <w:r>
        <w:t>Does this have a date of release? Include if so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0B07FC" w15:done="0"/>
  <w15:commentEx w15:paraId="147C6467" w15:done="0"/>
  <w15:commentEx w15:paraId="44F18213" w15:done="0"/>
  <w15:commentEx w15:paraId="5BC47892" w15:done="0"/>
  <w15:commentEx w15:paraId="14CA69F1" w15:done="0"/>
  <w15:commentEx w15:paraId="43ACAE93" w15:done="0"/>
  <w15:commentEx w15:paraId="18C604D1" w15:done="0"/>
  <w15:commentEx w15:paraId="4D5EEB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BB5AC9" w16cex:dateUtc="2025-09-14T18:14:00Z"/>
  <w16cex:commentExtensible w16cex:durableId="48CB32C3" w16cex:dateUtc="2025-09-14T19:41:00Z"/>
  <w16cex:commentExtensible w16cex:durableId="401C2454" w16cex:dateUtc="2025-09-14T19:41:00Z"/>
  <w16cex:commentExtensible w16cex:durableId="5A8909C9" w16cex:dateUtc="2025-09-14T19:41:00Z"/>
  <w16cex:commentExtensible w16cex:durableId="2E2A10FA" w16cex:dateUtc="2025-09-14T19:41:00Z"/>
  <w16cex:commentExtensible w16cex:durableId="6E42ED73" w16cex:dateUtc="2025-09-14T19:42:00Z"/>
  <w16cex:commentExtensible w16cex:durableId="58BB843D" w16cex:dateUtc="2025-09-14T19:42:00Z"/>
  <w16cex:commentExtensible w16cex:durableId="3E07404B" w16cex:dateUtc="2025-09-14T1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0B07FC" w16cid:durableId="60BB5AC9"/>
  <w16cid:commentId w16cid:paraId="147C6467" w16cid:durableId="48CB32C3"/>
  <w16cid:commentId w16cid:paraId="44F18213" w16cid:durableId="401C2454"/>
  <w16cid:commentId w16cid:paraId="5BC47892" w16cid:durableId="5A8909C9"/>
  <w16cid:commentId w16cid:paraId="14CA69F1" w16cid:durableId="2E2A10FA"/>
  <w16cid:commentId w16cid:paraId="43ACAE93" w16cid:durableId="6E42ED73"/>
  <w16cid:commentId w16cid:paraId="18C604D1" w16cid:durableId="58BB843D"/>
  <w16cid:commentId w16cid:paraId="4D5EEB83" w16cid:durableId="3E0740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F25C1" w14:textId="77777777" w:rsidR="008668E2" w:rsidRDefault="008668E2">
      <w:pPr>
        <w:spacing w:line="240" w:lineRule="auto"/>
      </w:pPr>
      <w:r>
        <w:separator/>
      </w:r>
    </w:p>
  </w:endnote>
  <w:endnote w:type="continuationSeparator" w:id="0">
    <w:p w14:paraId="536F9BBB" w14:textId="77777777" w:rsidR="008668E2" w:rsidRDefault="00866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0A9B5BCD" w:rsidR="00A2584C" w:rsidRDefault="00000000">
    <w:pPr>
      <w:jc w:val="right"/>
    </w:pPr>
    <w:r>
      <w:t xml:space="preserve">Nguyen </w:t>
    </w:r>
    <w:r>
      <w:fldChar w:fldCharType="begin"/>
    </w:r>
    <w:r>
      <w:instrText>PAGE</w:instrText>
    </w:r>
    <w:r>
      <w:fldChar w:fldCharType="separate"/>
    </w:r>
    <w:r w:rsidR="009355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AEAE7" w14:textId="77777777" w:rsidR="008668E2" w:rsidRDefault="008668E2">
      <w:pPr>
        <w:spacing w:line="240" w:lineRule="auto"/>
      </w:pPr>
      <w:r>
        <w:separator/>
      </w:r>
    </w:p>
  </w:footnote>
  <w:footnote w:type="continuationSeparator" w:id="0">
    <w:p w14:paraId="0E512F06" w14:textId="77777777" w:rsidR="008668E2" w:rsidRDefault="008668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46F"/>
    <w:multiLevelType w:val="multilevel"/>
    <w:tmpl w:val="4274E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95277"/>
    <w:multiLevelType w:val="multilevel"/>
    <w:tmpl w:val="C46E5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9A24AF"/>
    <w:multiLevelType w:val="multilevel"/>
    <w:tmpl w:val="039E2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24DCE"/>
    <w:multiLevelType w:val="multilevel"/>
    <w:tmpl w:val="285EE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955E0B"/>
    <w:multiLevelType w:val="multilevel"/>
    <w:tmpl w:val="0A1E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947CA6"/>
    <w:multiLevelType w:val="multilevel"/>
    <w:tmpl w:val="5A922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0474F8"/>
    <w:multiLevelType w:val="multilevel"/>
    <w:tmpl w:val="4F2EF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A8789A"/>
    <w:multiLevelType w:val="multilevel"/>
    <w:tmpl w:val="E54C3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2349A4"/>
    <w:multiLevelType w:val="multilevel"/>
    <w:tmpl w:val="A086D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9C5664"/>
    <w:multiLevelType w:val="multilevel"/>
    <w:tmpl w:val="F238E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021AEF"/>
    <w:multiLevelType w:val="multilevel"/>
    <w:tmpl w:val="00DC6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D53754"/>
    <w:multiLevelType w:val="multilevel"/>
    <w:tmpl w:val="9F06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DA6C97"/>
    <w:multiLevelType w:val="multilevel"/>
    <w:tmpl w:val="6F4E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54259E"/>
    <w:multiLevelType w:val="multilevel"/>
    <w:tmpl w:val="B3569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492873"/>
    <w:multiLevelType w:val="multilevel"/>
    <w:tmpl w:val="E7C63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107491"/>
    <w:multiLevelType w:val="multilevel"/>
    <w:tmpl w:val="65FA9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E41E6F"/>
    <w:multiLevelType w:val="multilevel"/>
    <w:tmpl w:val="5DF4E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084E60"/>
    <w:multiLevelType w:val="multilevel"/>
    <w:tmpl w:val="F60E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661DFE"/>
    <w:multiLevelType w:val="multilevel"/>
    <w:tmpl w:val="AFDC3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6667265">
    <w:abstractNumId w:val="1"/>
  </w:num>
  <w:num w:numId="2" w16cid:durableId="1392772338">
    <w:abstractNumId w:val="3"/>
  </w:num>
  <w:num w:numId="3" w16cid:durableId="985090460">
    <w:abstractNumId w:val="18"/>
  </w:num>
  <w:num w:numId="4" w16cid:durableId="2109151117">
    <w:abstractNumId w:val="0"/>
  </w:num>
  <w:num w:numId="5" w16cid:durableId="626664813">
    <w:abstractNumId w:val="7"/>
  </w:num>
  <w:num w:numId="6" w16cid:durableId="841748729">
    <w:abstractNumId w:val="11"/>
  </w:num>
  <w:num w:numId="7" w16cid:durableId="624385574">
    <w:abstractNumId w:val="14"/>
  </w:num>
  <w:num w:numId="8" w16cid:durableId="509177923">
    <w:abstractNumId w:val="9"/>
  </w:num>
  <w:num w:numId="9" w16cid:durableId="168370699">
    <w:abstractNumId w:val="13"/>
  </w:num>
  <w:num w:numId="10" w16cid:durableId="169108701">
    <w:abstractNumId w:val="15"/>
  </w:num>
  <w:num w:numId="11" w16cid:durableId="1558786598">
    <w:abstractNumId w:val="2"/>
  </w:num>
  <w:num w:numId="12" w16cid:durableId="1665430912">
    <w:abstractNumId w:val="4"/>
  </w:num>
  <w:num w:numId="13" w16cid:durableId="457799019">
    <w:abstractNumId w:val="17"/>
  </w:num>
  <w:num w:numId="14" w16cid:durableId="833570970">
    <w:abstractNumId w:val="10"/>
  </w:num>
  <w:num w:numId="15" w16cid:durableId="1266618955">
    <w:abstractNumId w:val="16"/>
  </w:num>
  <w:num w:numId="16" w16cid:durableId="988903828">
    <w:abstractNumId w:val="12"/>
  </w:num>
  <w:num w:numId="17" w16cid:durableId="2001346724">
    <w:abstractNumId w:val="8"/>
  </w:num>
  <w:num w:numId="18" w16cid:durableId="608320775">
    <w:abstractNumId w:val="6"/>
  </w:num>
  <w:num w:numId="19" w16cid:durableId="74017859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Webb">
    <w15:presenceInfo w15:providerId="AD" w15:userId="S::mariawebb@depauw.edu::451b9cff-811c-4e15-aa64-ad5a72766c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84C"/>
    <w:rsid w:val="00137E36"/>
    <w:rsid w:val="0078445E"/>
    <w:rsid w:val="008668E2"/>
    <w:rsid w:val="009355C7"/>
    <w:rsid w:val="00A2584C"/>
    <w:rsid w:val="00A41C72"/>
    <w:rsid w:val="00C74657"/>
    <w:rsid w:val="00EB5A08"/>
    <w:rsid w:val="00F3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2B3D"/>
  <w15:docId w15:val="{324F73C6-E173-47C7-AD41-44563D89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B5A08"/>
    <w:rPr>
      <w:sz w:val="16"/>
      <w:szCs w:val="16"/>
    </w:rPr>
  </w:style>
  <w:style w:type="paragraph" w:styleId="CommentText">
    <w:name w:val="annotation text"/>
    <w:basedOn w:val="Normal"/>
    <w:link w:val="CommentTextChar"/>
    <w:uiPriority w:val="99"/>
    <w:unhideWhenUsed/>
    <w:rsid w:val="00EB5A08"/>
    <w:pPr>
      <w:spacing w:line="240" w:lineRule="auto"/>
    </w:pPr>
    <w:rPr>
      <w:sz w:val="20"/>
      <w:szCs w:val="20"/>
    </w:rPr>
  </w:style>
  <w:style w:type="character" w:customStyle="1" w:styleId="CommentTextChar">
    <w:name w:val="Comment Text Char"/>
    <w:basedOn w:val="DefaultParagraphFont"/>
    <w:link w:val="CommentText"/>
    <w:uiPriority w:val="99"/>
    <w:rsid w:val="00EB5A08"/>
    <w:rPr>
      <w:sz w:val="20"/>
      <w:szCs w:val="20"/>
    </w:rPr>
  </w:style>
  <w:style w:type="paragraph" w:styleId="CommentSubject">
    <w:name w:val="annotation subject"/>
    <w:basedOn w:val="CommentText"/>
    <w:next w:val="CommentText"/>
    <w:link w:val="CommentSubjectChar"/>
    <w:uiPriority w:val="99"/>
    <w:semiHidden/>
    <w:unhideWhenUsed/>
    <w:rsid w:val="00EB5A08"/>
    <w:rPr>
      <w:b/>
      <w:bCs/>
    </w:rPr>
  </w:style>
  <w:style w:type="character" w:customStyle="1" w:styleId="CommentSubjectChar">
    <w:name w:val="Comment Subject Char"/>
    <w:basedOn w:val="CommentTextChar"/>
    <w:link w:val="CommentSubject"/>
    <w:uiPriority w:val="99"/>
    <w:semiHidden/>
    <w:rsid w:val="00EB5A08"/>
    <w:rPr>
      <w:b/>
      <w:bCs/>
      <w:sz w:val="20"/>
      <w:szCs w:val="20"/>
    </w:rPr>
  </w:style>
  <w:style w:type="paragraph" w:styleId="Revision">
    <w:name w:val="Revision"/>
    <w:hidden/>
    <w:uiPriority w:val="99"/>
    <w:semiHidden/>
    <w:rsid w:val="0078445E"/>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l.acm.org/doi/10.1145/2939672.2939785" TargetMode="External"/><Relationship Id="rId18" Type="http://schemas.openxmlformats.org/officeDocument/2006/relationships/hyperlink" Target="http://matplotlib.org/stabl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plotly.com/python/" TargetMode="External"/><Relationship Id="rId7" Type="http://schemas.openxmlformats.org/officeDocument/2006/relationships/comments" Target="comments.xml"/><Relationship Id="rId12" Type="http://schemas.openxmlformats.org/officeDocument/2006/relationships/hyperlink" Target="http://catboost.ai/en/docs/" TargetMode="External"/><Relationship Id="rId17" Type="http://schemas.openxmlformats.org/officeDocument/2006/relationships/hyperlink" Target="http://lightgbm.readthedocs.io/en/stable/"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imbalanced-learn.org/stable/" TargetMode="External"/><Relationship Id="rId20" Type="http://schemas.openxmlformats.org/officeDocument/2006/relationships/hyperlink" Target="http://pandas.pydata.org/do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chinelearningmastery.com/smote-oversampling-for-imbalanced-classification/" TargetMode="External"/><Relationship Id="rId24" Type="http://schemas.openxmlformats.org/officeDocument/2006/relationships/hyperlink" Target="http://docs.streamlit.io/" TargetMode="External"/><Relationship Id="rId5" Type="http://schemas.openxmlformats.org/officeDocument/2006/relationships/footnotes" Target="footnotes.xml"/><Relationship Id="rId15" Type="http://schemas.openxmlformats.org/officeDocument/2006/relationships/hyperlink" Target="http://www.kaggle.com/datasets/mathchi/churn-for-bank-customers" TargetMode="External"/><Relationship Id="rId23" Type="http://schemas.openxmlformats.org/officeDocument/2006/relationships/hyperlink" Target="http://seaborn.pydata.org/" TargetMode="External"/><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hyperlink" Target="http://numpy.org/doc/stable/"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arxiv.org/abs/1106.1813" TargetMode="External"/><Relationship Id="rId22" Type="http://schemas.openxmlformats.org/officeDocument/2006/relationships/hyperlink" Target="http://scikit-learn.org/stable/"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2017</Words>
  <Characters>11499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Maria Webb</cp:lastModifiedBy>
  <cp:revision>2</cp:revision>
  <dcterms:created xsi:type="dcterms:W3CDTF">2025-09-14T20:09:00Z</dcterms:created>
  <dcterms:modified xsi:type="dcterms:W3CDTF">2025-09-14T20:09:00Z</dcterms:modified>
</cp:coreProperties>
</file>